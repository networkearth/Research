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B557" w14:textId="773CF879" w:rsidR="00407435" w:rsidRPr="00AC7417" w:rsidRDefault="00407435" w:rsidP="003069E2">
      <w:pPr>
        <w:spacing w:line="480" w:lineRule="auto"/>
        <w:jc w:val="center"/>
        <w:rPr>
          <w:rFonts w:ascii="Georgia" w:hAnsi="Georgia"/>
          <w:b/>
          <w:bCs/>
          <w:sz w:val="40"/>
          <w:szCs w:val="40"/>
        </w:rPr>
      </w:pPr>
      <w:r w:rsidRPr="00AC7417">
        <w:rPr>
          <w:rFonts w:ascii="Georgia" w:hAnsi="Georgia"/>
          <w:b/>
          <w:bCs/>
          <w:sz w:val="40"/>
          <w:szCs w:val="40"/>
        </w:rPr>
        <w:t xml:space="preserve">A Depth Model for </w:t>
      </w:r>
      <w:r w:rsidR="00562AFE" w:rsidRPr="00AC7417">
        <w:rPr>
          <w:rFonts w:ascii="Georgia" w:hAnsi="Georgia"/>
          <w:b/>
          <w:bCs/>
          <w:sz w:val="40"/>
          <w:szCs w:val="40"/>
        </w:rPr>
        <w:t xml:space="preserve">Informing Chinook Salmon Bycatch Risk in the Gulf of Alaska </w:t>
      </w:r>
    </w:p>
    <w:p w14:paraId="49B3C989" w14:textId="77777777" w:rsidR="00407435" w:rsidRPr="00AC7417" w:rsidRDefault="00407435" w:rsidP="003069E2">
      <w:pPr>
        <w:spacing w:line="480" w:lineRule="auto"/>
        <w:jc w:val="center"/>
        <w:rPr>
          <w:rFonts w:ascii="Georgia" w:hAnsi="Georgia"/>
          <w:b/>
          <w:bCs/>
          <w:sz w:val="22"/>
          <w:szCs w:val="22"/>
        </w:rPr>
      </w:pPr>
    </w:p>
    <w:p w14:paraId="19B6A567" w14:textId="77777777" w:rsidR="00291F50" w:rsidRPr="00AC7417" w:rsidRDefault="00407435" w:rsidP="003069E2">
      <w:pPr>
        <w:pStyle w:val="ListParagraph"/>
        <w:numPr>
          <w:ilvl w:val="0"/>
          <w:numId w:val="2"/>
        </w:numPr>
        <w:spacing w:line="480" w:lineRule="auto"/>
        <w:rPr>
          <w:rFonts w:ascii="Georgia" w:hAnsi="Georgia"/>
          <w:sz w:val="22"/>
          <w:szCs w:val="22"/>
        </w:rPr>
      </w:pPr>
      <w:r w:rsidRPr="00AC7417">
        <w:rPr>
          <w:rFonts w:ascii="Georgia" w:hAnsi="Georgia"/>
          <w:b/>
          <w:bCs/>
          <w:sz w:val="22"/>
          <w:szCs w:val="22"/>
        </w:rPr>
        <w:t>Marcel Gietzmann-Sanders</w:t>
      </w:r>
      <w:r w:rsidR="00291F50" w:rsidRPr="00AC7417">
        <w:rPr>
          <w:rFonts w:ascii="Georgia" w:hAnsi="Georgia"/>
          <w:sz w:val="22"/>
          <w:szCs w:val="22"/>
        </w:rPr>
        <w:t xml:space="preserve"> (Corresponding Author), University of Alaska Fairbanks College of Fisheries and Ocean Sciences, 2150 Koyukuk Drive, 245 O’Neill Building, PO Box 757220, Fairbanks, Alaska 99775-7220</w:t>
      </w:r>
      <w:r w:rsidRPr="00AC7417">
        <w:rPr>
          <w:rFonts w:ascii="Georgia" w:hAnsi="Georgia"/>
          <w:sz w:val="22"/>
          <w:szCs w:val="22"/>
        </w:rPr>
        <w:t xml:space="preserve"> </w:t>
      </w:r>
    </w:p>
    <w:p w14:paraId="48609F2F" w14:textId="14CCA902" w:rsidR="00291F50" w:rsidRPr="00AC7417" w:rsidRDefault="00407435" w:rsidP="003069E2">
      <w:pPr>
        <w:pStyle w:val="ListParagraph"/>
        <w:numPr>
          <w:ilvl w:val="0"/>
          <w:numId w:val="2"/>
        </w:numPr>
        <w:spacing w:line="480" w:lineRule="auto"/>
        <w:rPr>
          <w:rFonts w:ascii="Georgia" w:hAnsi="Georgia"/>
          <w:sz w:val="22"/>
          <w:szCs w:val="22"/>
        </w:rPr>
      </w:pPr>
      <w:r w:rsidRPr="00AC7417">
        <w:rPr>
          <w:rFonts w:ascii="Georgia" w:hAnsi="Georgia"/>
          <w:b/>
          <w:bCs/>
          <w:sz w:val="22"/>
          <w:szCs w:val="22"/>
        </w:rPr>
        <w:t>Michael Courtney</w:t>
      </w:r>
      <w:r w:rsidR="00291F50" w:rsidRPr="00AC7417">
        <w:rPr>
          <w:rFonts w:ascii="Georgia" w:hAnsi="Georgia"/>
          <w:sz w:val="22"/>
          <w:szCs w:val="22"/>
        </w:rPr>
        <w:t>, University of Alaska Fairbanks College of Fisheries and Ocean Sciences, 17101 Point Lena Loop Rd., Juneau, AK 99801</w:t>
      </w:r>
    </w:p>
    <w:p w14:paraId="7266CB22" w14:textId="74AC0A20" w:rsidR="00291F50" w:rsidRPr="00AC7417" w:rsidRDefault="00407435" w:rsidP="003069E2">
      <w:pPr>
        <w:pStyle w:val="ListParagraph"/>
        <w:numPr>
          <w:ilvl w:val="0"/>
          <w:numId w:val="2"/>
        </w:numPr>
        <w:spacing w:line="480" w:lineRule="auto"/>
        <w:rPr>
          <w:rFonts w:ascii="Georgia" w:hAnsi="Georgia"/>
          <w:sz w:val="22"/>
          <w:szCs w:val="22"/>
        </w:rPr>
      </w:pPr>
      <w:r w:rsidRPr="00AC7417">
        <w:rPr>
          <w:rFonts w:ascii="Georgia" w:hAnsi="Georgia"/>
          <w:b/>
          <w:bCs/>
          <w:sz w:val="22"/>
          <w:szCs w:val="22"/>
        </w:rPr>
        <w:t>Andrew Seitz</w:t>
      </w:r>
      <w:r w:rsidR="00291F50" w:rsidRPr="00AC7417">
        <w:rPr>
          <w:rFonts w:ascii="Georgia" w:hAnsi="Georgia"/>
          <w:sz w:val="22"/>
          <w:szCs w:val="22"/>
        </w:rPr>
        <w:t>, University of Alaska Fairbanks College of Fisheries and Ocean Sciences, 2150 Koyukuk Drive, 245 O’Neill Building, PO Box 757220, Fairbanks, Alaska 99775-7220</w:t>
      </w:r>
    </w:p>
    <w:p w14:paraId="11475B13" w14:textId="1F817A46" w:rsidR="00407435" w:rsidRPr="00AC7417" w:rsidRDefault="00407435" w:rsidP="003069E2">
      <w:pPr>
        <w:pStyle w:val="ListParagraph"/>
        <w:numPr>
          <w:ilvl w:val="0"/>
          <w:numId w:val="2"/>
        </w:numPr>
        <w:spacing w:line="480" w:lineRule="auto"/>
        <w:rPr>
          <w:rFonts w:ascii="Georgia" w:hAnsi="Georgia"/>
          <w:sz w:val="22"/>
          <w:szCs w:val="22"/>
        </w:rPr>
      </w:pPr>
      <w:r w:rsidRPr="00AC7417">
        <w:rPr>
          <w:rFonts w:ascii="Georgia" w:hAnsi="Georgia"/>
          <w:b/>
          <w:bCs/>
          <w:sz w:val="22"/>
          <w:szCs w:val="22"/>
        </w:rPr>
        <w:t xml:space="preserve">Curry </w:t>
      </w:r>
      <w:r w:rsidR="00E75199" w:rsidRPr="00AC7417">
        <w:rPr>
          <w:rFonts w:ascii="Georgia" w:hAnsi="Georgia"/>
          <w:b/>
          <w:bCs/>
          <w:sz w:val="22"/>
          <w:szCs w:val="22"/>
        </w:rPr>
        <w:t xml:space="preserve">J. </w:t>
      </w:r>
      <w:r w:rsidRPr="00AC7417">
        <w:rPr>
          <w:rFonts w:ascii="Georgia" w:hAnsi="Georgia"/>
          <w:b/>
          <w:bCs/>
          <w:sz w:val="22"/>
          <w:szCs w:val="22"/>
        </w:rPr>
        <w:t>Cunningham</w:t>
      </w:r>
      <w:r w:rsidR="00291F50" w:rsidRPr="00AC7417">
        <w:rPr>
          <w:rFonts w:ascii="Georgia" w:hAnsi="Georgia"/>
          <w:sz w:val="22"/>
          <w:szCs w:val="22"/>
        </w:rPr>
        <w:t>, University of Alaska Fairbanks College of Fisheries and Ocean Sciences, 17101 Point Lena Loop Rd., Juneau, AK 99801</w:t>
      </w:r>
    </w:p>
    <w:p w14:paraId="30FD0557" w14:textId="77777777" w:rsidR="00407435" w:rsidRPr="00AC7417" w:rsidRDefault="00407435" w:rsidP="003069E2">
      <w:pPr>
        <w:spacing w:line="480" w:lineRule="auto"/>
        <w:rPr>
          <w:rFonts w:ascii="Georgia" w:hAnsi="Georgia"/>
          <w:b/>
          <w:bCs/>
          <w:sz w:val="32"/>
          <w:szCs w:val="32"/>
        </w:rPr>
      </w:pPr>
    </w:p>
    <w:p w14:paraId="4E4D1291" w14:textId="77777777" w:rsidR="00291F50" w:rsidRPr="00AC7417" w:rsidRDefault="00291F50" w:rsidP="003069E2">
      <w:pPr>
        <w:spacing w:after="160" w:line="480" w:lineRule="auto"/>
        <w:rPr>
          <w:rFonts w:ascii="Georgia" w:hAnsi="Georgia"/>
          <w:b/>
          <w:bCs/>
          <w:sz w:val="32"/>
          <w:szCs w:val="32"/>
        </w:rPr>
      </w:pPr>
      <w:r w:rsidRPr="00AC7417">
        <w:rPr>
          <w:rFonts w:ascii="Georgia" w:hAnsi="Georgia"/>
          <w:b/>
          <w:bCs/>
          <w:sz w:val="32"/>
          <w:szCs w:val="32"/>
        </w:rPr>
        <w:br w:type="page"/>
      </w:r>
    </w:p>
    <w:p w14:paraId="78D2BEC3" w14:textId="37BEE111" w:rsidR="009765BE" w:rsidRPr="00154596" w:rsidRDefault="009765BE" w:rsidP="003069E2">
      <w:pPr>
        <w:spacing w:line="480" w:lineRule="auto"/>
        <w:jc w:val="both"/>
        <w:rPr>
          <w:rFonts w:ascii="Georgia" w:hAnsi="Georgia"/>
          <w:b/>
          <w:bCs/>
          <w:sz w:val="32"/>
          <w:szCs w:val="32"/>
        </w:rPr>
      </w:pPr>
      <w:r w:rsidRPr="00AC7417">
        <w:rPr>
          <w:rFonts w:ascii="Georgia" w:hAnsi="Georgia"/>
          <w:b/>
          <w:bCs/>
          <w:sz w:val="32"/>
          <w:szCs w:val="32"/>
        </w:rPr>
        <w:lastRenderedPageBreak/>
        <w:t>Abstract</w:t>
      </w:r>
    </w:p>
    <w:p w14:paraId="2B226163" w14:textId="493BDF08" w:rsidR="00291F50" w:rsidRPr="00AC7417" w:rsidRDefault="00291F50" w:rsidP="003069E2">
      <w:pPr>
        <w:spacing w:line="480" w:lineRule="auto"/>
        <w:jc w:val="both"/>
        <w:rPr>
          <w:rFonts w:ascii="Georgia" w:hAnsi="Georgia"/>
          <w:b/>
          <w:bCs/>
          <w:sz w:val="22"/>
          <w:szCs w:val="22"/>
        </w:rPr>
      </w:pPr>
      <w:r w:rsidRPr="00AC7417">
        <w:rPr>
          <w:rFonts w:ascii="Georgia" w:hAnsi="Georgia"/>
          <w:b/>
          <w:bCs/>
          <w:sz w:val="22"/>
          <w:szCs w:val="22"/>
        </w:rPr>
        <w:t>Background</w:t>
      </w:r>
    </w:p>
    <w:p w14:paraId="6E01FFE8" w14:textId="77777777" w:rsidR="00291F50" w:rsidRPr="00AC7417" w:rsidRDefault="009765BE" w:rsidP="003069E2">
      <w:pPr>
        <w:spacing w:line="480" w:lineRule="auto"/>
        <w:jc w:val="both"/>
        <w:rPr>
          <w:rFonts w:ascii="Georgia" w:hAnsi="Georgia"/>
          <w:sz w:val="22"/>
          <w:szCs w:val="22"/>
        </w:rPr>
      </w:pPr>
      <w:r w:rsidRPr="00AC7417">
        <w:rPr>
          <w:rFonts w:ascii="Georgia" w:hAnsi="Georgia"/>
          <w:sz w:val="22"/>
          <w:szCs w:val="22"/>
        </w:rPr>
        <w:t>Bycatch of Chinook salmon (</w:t>
      </w:r>
      <w:r w:rsidRPr="00AC7417">
        <w:rPr>
          <w:rFonts w:ascii="Georgia" w:hAnsi="Georgia"/>
          <w:i/>
          <w:sz w:val="22"/>
          <w:szCs w:val="22"/>
        </w:rPr>
        <w:t>Oncorhynchus tshawytscha</w:t>
      </w:r>
      <w:r w:rsidRPr="00AC7417">
        <w:rPr>
          <w:rFonts w:ascii="Georgia" w:hAnsi="Georgia"/>
          <w:sz w:val="22"/>
          <w:szCs w:val="22"/>
        </w:rPr>
        <w:t>) in the Gulf of Alaska walleye pollock (</w:t>
      </w:r>
      <w:r w:rsidRPr="00AC7417">
        <w:rPr>
          <w:rFonts w:ascii="Georgia" w:hAnsi="Georgia"/>
          <w:i/>
          <w:sz w:val="22"/>
          <w:szCs w:val="22"/>
        </w:rPr>
        <w:t xml:space="preserve">Gadus </w:t>
      </w:r>
      <w:proofErr w:type="spellStart"/>
      <w:r w:rsidRPr="00AC7417">
        <w:rPr>
          <w:rFonts w:ascii="Georgia" w:hAnsi="Georgia"/>
          <w:i/>
          <w:sz w:val="22"/>
          <w:szCs w:val="22"/>
        </w:rPr>
        <w:t>chalcogrammus</w:t>
      </w:r>
      <w:proofErr w:type="spellEnd"/>
      <w:r w:rsidRPr="00AC7417">
        <w:rPr>
          <w:rFonts w:ascii="Georgia" w:hAnsi="Georgia"/>
          <w:sz w:val="22"/>
          <w:szCs w:val="22"/>
        </w:rPr>
        <w:t>) fishery poses both conservation and management challenges. While fleet communication and excluder devices have improved mitigation</w:t>
      </w:r>
      <w:r w:rsidR="00E53881" w:rsidRPr="00AC7417">
        <w:rPr>
          <w:rFonts w:ascii="Georgia" w:hAnsi="Georgia"/>
          <w:sz w:val="22"/>
          <w:szCs w:val="22"/>
        </w:rPr>
        <w:t xml:space="preserve"> efforts</w:t>
      </w:r>
      <w:r w:rsidRPr="00AC7417">
        <w:rPr>
          <w:rFonts w:ascii="Georgia" w:hAnsi="Georgia"/>
          <w:sz w:val="22"/>
          <w:szCs w:val="22"/>
        </w:rPr>
        <w:t>, effective reduction ultimately depends on anticipating overlap—especially near the seafloor where pollock are targeted. To support context-specific bycatch</w:t>
      </w:r>
      <w:r w:rsidR="00E53881" w:rsidRPr="00AC7417">
        <w:rPr>
          <w:rFonts w:ascii="Georgia" w:hAnsi="Georgia"/>
          <w:sz w:val="22"/>
          <w:szCs w:val="22"/>
        </w:rPr>
        <w:t xml:space="preserve"> mitigation</w:t>
      </w:r>
      <w:r w:rsidRPr="00AC7417">
        <w:rPr>
          <w:rFonts w:ascii="Georgia" w:hAnsi="Georgia"/>
          <w:sz w:val="22"/>
          <w:szCs w:val="22"/>
        </w:rPr>
        <w:t xml:space="preserve"> strategies, we developed a probabilistic deep learning model that predicts Chinook salmon depth occupancy using fisheries-independent telemetry data and environmental, temporal, and spatial covariates. </w:t>
      </w:r>
    </w:p>
    <w:p w14:paraId="2C829080" w14:textId="77777777" w:rsidR="00291F50" w:rsidRPr="00AC7417" w:rsidRDefault="00291F50" w:rsidP="003069E2">
      <w:pPr>
        <w:spacing w:line="480" w:lineRule="auto"/>
        <w:jc w:val="both"/>
        <w:rPr>
          <w:rFonts w:ascii="Georgia" w:hAnsi="Georgia"/>
          <w:sz w:val="22"/>
          <w:szCs w:val="22"/>
        </w:rPr>
      </w:pPr>
    </w:p>
    <w:p w14:paraId="7E4CACF0" w14:textId="0730B06E" w:rsidR="00291F50" w:rsidRPr="00AC7417" w:rsidRDefault="00291F50" w:rsidP="003069E2">
      <w:pPr>
        <w:spacing w:line="480" w:lineRule="auto"/>
        <w:jc w:val="both"/>
        <w:rPr>
          <w:rFonts w:ascii="Georgia" w:hAnsi="Georgia"/>
          <w:b/>
          <w:bCs/>
          <w:sz w:val="22"/>
          <w:szCs w:val="22"/>
        </w:rPr>
      </w:pPr>
      <w:r w:rsidRPr="00AC7417">
        <w:rPr>
          <w:rFonts w:ascii="Georgia" w:hAnsi="Georgia"/>
          <w:b/>
          <w:bCs/>
          <w:sz w:val="22"/>
          <w:szCs w:val="22"/>
        </w:rPr>
        <w:t>Results</w:t>
      </w:r>
    </w:p>
    <w:p w14:paraId="3A642D07" w14:textId="0D0E01B2" w:rsidR="00291F50" w:rsidRPr="00AC7417" w:rsidRDefault="00AC7417" w:rsidP="003069E2">
      <w:pPr>
        <w:spacing w:line="480" w:lineRule="auto"/>
        <w:jc w:val="both"/>
        <w:rPr>
          <w:rFonts w:ascii="Georgia" w:hAnsi="Georgia"/>
          <w:sz w:val="22"/>
          <w:szCs w:val="22"/>
        </w:rPr>
      </w:pPr>
      <w:r w:rsidRPr="00AC7417">
        <w:rPr>
          <w:rFonts w:ascii="Georgia" w:hAnsi="Georgia"/>
          <w:sz w:val="22"/>
          <w:szCs w:val="22"/>
        </w:rPr>
        <w:t xml:space="preserve">The best-performing model incorporated season, diel period, and salinity as key predictors of Chinook salmon depth occupancy in the Gulf of Alaska. Seasonal and diel effects </w:t>
      </w:r>
      <w:r w:rsidR="001D3EE3">
        <w:rPr>
          <w:rFonts w:ascii="Georgia" w:hAnsi="Georgia"/>
          <w:sz w:val="22"/>
          <w:szCs w:val="22"/>
        </w:rPr>
        <w:t>were observed to represent</w:t>
      </w:r>
      <w:r w:rsidRPr="00AC7417">
        <w:rPr>
          <w:rFonts w:ascii="Georgia" w:hAnsi="Georgia"/>
          <w:sz w:val="22"/>
          <w:szCs w:val="22"/>
        </w:rPr>
        <w:t xml:space="preserve"> a repeating annual cycle, with </w:t>
      </w:r>
      <w:r>
        <w:rPr>
          <w:rFonts w:ascii="Georgia" w:hAnsi="Georgia"/>
          <w:sz w:val="22"/>
          <w:szCs w:val="22"/>
        </w:rPr>
        <w:t>strong</w:t>
      </w:r>
      <w:r w:rsidRPr="00AC7417">
        <w:rPr>
          <w:rFonts w:ascii="Georgia" w:hAnsi="Georgia"/>
          <w:sz w:val="22"/>
          <w:szCs w:val="22"/>
        </w:rPr>
        <w:t xml:space="preserve"> </w:t>
      </w:r>
      <w:r>
        <w:rPr>
          <w:rFonts w:ascii="Georgia" w:hAnsi="Georgia"/>
          <w:sz w:val="22"/>
          <w:szCs w:val="22"/>
        </w:rPr>
        <w:t xml:space="preserve">diel patterns appearing in late summer and fall. </w:t>
      </w:r>
      <w:r w:rsidRPr="00AC7417">
        <w:rPr>
          <w:rFonts w:ascii="Georgia" w:hAnsi="Georgia"/>
          <w:sz w:val="22"/>
          <w:szCs w:val="22"/>
        </w:rPr>
        <w:t>Salinity</w:t>
      </w:r>
      <w:r>
        <w:rPr>
          <w:rFonts w:ascii="Georgia" w:hAnsi="Georgia"/>
          <w:sz w:val="22"/>
          <w:szCs w:val="22"/>
        </w:rPr>
        <w:t xml:space="preserve"> was also predictive in some months with shallower depth occupancy corresponding to lower surface salinity. </w:t>
      </w:r>
      <w:r w:rsidRPr="00AC7417">
        <w:rPr>
          <w:rFonts w:ascii="Georgia" w:hAnsi="Georgia"/>
          <w:sz w:val="22"/>
          <w:szCs w:val="22"/>
        </w:rPr>
        <w:t xml:space="preserve">Using the model, spatial and temporal patterns in the likelihood of Chinook salmon occupying depths targeted by trawl gear were mapped, revealing seasonal and diel hotspots of overlap. </w:t>
      </w:r>
    </w:p>
    <w:p w14:paraId="5F73A51D" w14:textId="77777777" w:rsidR="00AC7417" w:rsidRPr="00AC7417" w:rsidRDefault="00AC7417" w:rsidP="003069E2">
      <w:pPr>
        <w:spacing w:line="480" w:lineRule="auto"/>
        <w:jc w:val="both"/>
        <w:rPr>
          <w:rFonts w:ascii="Georgia" w:hAnsi="Georgia"/>
          <w:sz w:val="22"/>
          <w:szCs w:val="22"/>
        </w:rPr>
      </w:pPr>
    </w:p>
    <w:p w14:paraId="5FED3E1F" w14:textId="7107A5FC" w:rsidR="00291F50" w:rsidRPr="00AC7417" w:rsidRDefault="00291F50" w:rsidP="003069E2">
      <w:pPr>
        <w:spacing w:line="480" w:lineRule="auto"/>
        <w:jc w:val="both"/>
        <w:rPr>
          <w:rFonts w:ascii="Georgia" w:hAnsi="Georgia"/>
          <w:b/>
          <w:bCs/>
          <w:sz w:val="22"/>
          <w:szCs w:val="22"/>
        </w:rPr>
      </w:pPr>
      <w:r w:rsidRPr="00AC7417">
        <w:rPr>
          <w:rFonts w:ascii="Georgia" w:hAnsi="Georgia"/>
          <w:b/>
          <w:bCs/>
          <w:sz w:val="22"/>
          <w:szCs w:val="22"/>
        </w:rPr>
        <w:t>Conclusions</w:t>
      </w:r>
    </w:p>
    <w:p w14:paraId="4F27BC8E" w14:textId="17D21B93" w:rsidR="00046BE4" w:rsidRPr="00AC7417" w:rsidRDefault="0074354E" w:rsidP="003069E2">
      <w:pPr>
        <w:spacing w:line="480" w:lineRule="auto"/>
        <w:jc w:val="both"/>
        <w:rPr>
          <w:rFonts w:ascii="Georgia" w:hAnsi="Georgia"/>
          <w:sz w:val="22"/>
          <w:szCs w:val="22"/>
        </w:rPr>
      </w:pPr>
      <w:r w:rsidRPr="0074354E">
        <w:rPr>
          <w:rFonts w:ascii="Georgia" w:hAnsi="Georgia"/>
          <w:sz w:val="22"/>
          <w:szCs w:val="22"/>
        </w:rPr>
        <w:t xml:space="preserve">The model reveals a dynamic landscape of depth occupancy for Chinook salmon in the Gulf of Alaska. </w:t>
      </w:r>
      <w:r>
        <w:rPr>
          <w:rFonts w:ascii="Georgia" w:hAnsi="Georgia"/>
          <w:sz w:val="22"/>
          <w:szCs w:val="22"/>
        </w:rPr>
        <w:t>The predictions so derived</w:t>
      </w:r>
      <w:r w:rsidRPr="0074354E">
        <w:rPr>
          <w:rFonts w:ascii="Georgia" w:hAnsi="Georgia"/>
          <w:sz w:val="22"/>
          <w:szCs w:val="22"/>
        </w:rPr>
        <w:t xml:space="preserve"> provide a foundation for bycatch mitigation strategies that account for both behavioral rhythms and environmental variability, underscoring the role of such models </w:t>
      </w:r>
      <w:r>
        <w:rPr>
          <w:rFonts w:ascii="Georgia" w:hAnsi="Georgia"/>
          <w:sz w:val="22"/>
          <w:szCs w:val="22"/>
        </w:rPr>
        <w:t xml:space="preserve">could have </w:t>
      </w:r>
      <w:r w:rsidRPr="0074354E">
        <w:rPr>
          <w:rFonts w:ascii="Georgia" w:hAnsi="Georgia"/>
          <w:sz w:val="22"/>
          <w:szCs w:val="22"/>
        </w:rPr>
        <w:t>in advancing dynamic ocean management.</w:t>
      </w:r>
    </w:p>
    <w:p w14:paraId="08E0D913" w14:textId="77777777" w:rsidR="0074354E" w:rsidRDefault="0074354E" w:rsidP="003069E2">
      <w:pPr>
        <w:spacing w:line="480" w:lineRule="auto"/>
        <w:jc w:val="both"/>
        <w:rPr>
          <w:rFonts w:ascii="Georgia" w:hAnsi="Georgia"/>
          <w:b/>
          <w:bCs/>
          <w:sz w:val="32"/>
          <w:szCs w:val="32"/>
        </w:rPr>
      </w:pPr>
    </w:p>
    <w:p w14:paraId="566F44B1" w14:textId="725A2F98" w:rsidR="00291F50" w:rsidRPr="00154596" w:rsidRDefault="00291F50" w:rsidP="003069E2">
      <w:pPr>
        <w:spacing w:line="480" w:lineRule="auto"/>
        <w:jc w:val="both"/>
        <w:rPr>
          <w:rFonts w:ascii="Georgia" w:hAnsi="Georgia"/>
          <w:b/>
          <w:bCs/>
          <w:sz w:val="32"/>
          <w:szCs w:val="32"/>
        </w:rPr>
      </w:pPr>
      <w:r w:rsidRPr="00AC7417">
        <w:rPr>
          <w:rFonts w:ascii="Georgia" w:hAnsi="Georgia"/>
          <w:b/>
          <w:bCs/>
          <w:sz w:val="32"/>
          <w:szCs w:val="32"/>
        </w:rPr>
        <w:lastRenderedPageBreak/>
        <w:t>Keywords</w:t>
      </w:r>
    </w:p>
    <w:p w14:paraId="7A4F8DD0" w14:textId="427CD149" w:rsidR="009765BE"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Dynamic Ocean Management</w:t>
      </w:r>
    </w:p>
    <w:p w14:paraId="723ADF3F" w14:textId="27E8DAAD"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Deep Learning</w:t>
      </w:r>
    </w:p>
    <w:p w14:paraId="453E8820" w14:textId="53226606"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Satellite Tags</w:t>
      </w:r>
    </w:p>
    <w:p w14:paraId="02BA4E62" w14:textId="13ADA263"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Fish Behavior</w:t>
      </w:r>
    </w:p>
    <w:p w14:paraId="7CE52E17" w14:textId="464AE387" w:rsidR="00DE61C7" w:rsidRPr="00154596" w:rsidRDefault="00291F50" w:rsidP="003069E2">
      <w:pPr>
        <w:spacing w:line="480" w:lineRule="auto"/>
        <w:jc w:val="both"/>
        <w:rPr>
          <w:rFonts w:ascii="Georgia" w:hAnsi="Georgia"/>
          <w:b/>
          <w:bCs/>
          <w:sz w:val="32"/>
          <w:szCs w:val="32"/>
        </w:rPr>
      </w:pPr>
      <w:r w:rsidRPr="00AC7417">
        <w:rPr>
          <w:rFonts w:ascii="Georgia" w:hAnsi="Georgia"/>
          <w:b/>
          <w:bCs/>
          <w:sz w:val="32"/>
          <w:szCs w:val="32"/>
        </w:rPr>
        <w:t>Background</w:t>
      </w:r>
    </w:p>
    <w:p w14:paraId="4DCC52C3" w14:textId="4DEFD884"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Bycatch — the capture of non-target organisms — is a persistent issue in many fisheries </w:t>
      </w:r>
      <w:ins w:id="0" w:author="Marcel Gietzmann-Sanders" w:date="2026-02-05T10:21:00Z" w16du:dateUtc="2026-02-05T15:21:00Z">
        <w:r w:rsidR="00865647">
          <w:rPr>
            <w:rFonts w:ascii="Georgia" w:hAnsi="Georgia"/>
            <w:sz w:val="22"/>
            <w:szCs w:val="22"/>
          </w:rPr>
          <w:t xml:space="preserve">[1, </w:t>
        </w:r>
      </w:ins>
      <w:del w:id="1" w:author="Marcel Gietzmann-Sanders" w:date="2026-02-05T10:22:00Z" w16du:dateUtc="2026-02-05T15:22:00Z">
        <w:r w:rsidRPr="00AC7417" w:rsidDel="00865647">
          <w:rPr>
            <w:rFonts w:ascii="Georgia" w:hAnsi="Georgia"/>
            <w:sz w:val="22"/>
            <w:szCs w:val="22"/>
          </w:rPr>
          <w:delText>(Davies, 2009;</w:delText>
        </w:r>
      </w:del>
      <w:r w:rsidRPr="00AC7417">
        <w:rPr>
          <w:rFonts w:ascii="Georgia" w:hAnsi="Georgia"/>
          <w:sz w:val="22"/>
          <w:szCs w:val="22"/>
        </w:rPr>
        <w:t xml:space="preserve"> </w:t>
      </w:r>
      <w:ins w:id="2" w:author="Marcel Gietzmann-Sanders" w:date="2026-02-05T10:23:00Z" w16du:dateUtc="2026-02-05T15:23:00Z">
        <w:r w:rsidR="00865647">
          <w:rPr>
            <w:rFonts w:ascii="Georgia" w:hAnsi="Georgia"/>
            <w:sz w:val="22"/>
            <w:szCs w:val="22"/>
          </w:rPr>
          <w:t>2]</w:t>
        </w:r>
      </w:ins>
      <w:del w:id="3" w:author="Marcel Gietzmann-Sanders" w:date="2026-02-05T10:23:00Z" w16du:dateUtc="2026-02-05T15:23:00Z">
        <w:r w:rsidRPr="00AC7417" w:rsidDel="00865647">
          <w:rPr>
            <w:rFonts w:ascii="Georgia" w:hAnsi="Georgia"/>
            <w:sz w:val="22"/>
            <w:szCs w:val="22"/>
          </w:rPr>
          <w:delText>Hall, 2000)</w:delText>
        </w:r>
      </w:del>
      <w:r w:rsidRPr="00AC7417">
        <w:rPr>
          <w:rFonts w:ascii="Georgia" w:hAnsi="Georgia"/>
          <w:sz w:val="22"/>
          <w:szCs w:val="22"/>
        </w:rPr>
        <w:t xml:space="preserve">. While it first gained public attention through incidental take of charismatic megafauna </w:t>
      </w:r>
      <w:del w:id="4" w:author="Marcel Gietzmann-Sanders" w:date="2026-02-05T10:23:00Z" w16du:dateUtc="2026-02-05T15:23:00Z">
        <w:r w:rsidRPr="00AC7417" w:rsidDel="00865647">
          <w:rPr>
            <w:rFonts w:ascii="Georgia" w:hAnsi="Georgia"/>
            <w:sz w:val="22"/>
            <w:szCs w:val="22"/>
          </w:rPr>
          <w:delText xml:space="preserve">(Hall, 2000), </w:delText>
        </w:r>
      </w:del>
      <w:ins w:id="5" w:author="Marcel Gietzmann-Sanders" w:date="2026-02-05T10:23:00Z" w16du:dateUtc="2026-02-05T15:23:00Z">
        <w:r w:rsidR="00865647">
          <w:rPr>
            <w:rFonts w:ascii="Georgia" w:hAnsi="Georgia"/>
            <w:sz w:val="22"/>
            <w:szCs w:val="22"/>
          </w:rPr>
          <w:t xml:space="preserve">[2] </w:t>
        </w:r>
      </w:ins>
      <w:r w:rsidRPr="00AC7417">
        <w:rPr>
          <w:rFonts w:ascii="Georgia" w:hAnsi="Georgia"/>
          <w:sz w:val="22"/>
          <w:szCs w:val="22"/>
        </w:rPr>
        <w:t xml:space="preserve">subsequent research has illuminated a range of concerns. These include the waste of edible protein </w:t>
      </w:r>
      <w:del w:id="6" w:author="Marcel Gietzmann-Sanders" w:date="2026-02-05T10:23:00Z" w16du:dateUtc="2026-02-05T15:23:00Z">
        <w:r w:rsidRPr="00AC7417" w:rsidDel="00865647">
          <w:rPr>
            <w:rFonts w:ascii="Georgia" w:hAnsi="Georgia"/>
            <w:sz w:val="22"/>
            <w:szCs w:val="22"/>
          </w:rPr>
          <w:delText>(Hall, 2000</w:delText>
        </w:r>
      </w:del>
      <w:ins w:id="7" w:author="Marcel Gietzmann-Sanders" w:date="2026-02-05T10:23:00Z" w16du:dateUtc="2026-02-05T15:23:00Z">
        <w:r w:rsidR="00865647">
          <w:rPr>
            <w:rFonts w:ascii="Georgia" w:hAnsi="Georgia"/>
            <w:sz w:val="22"/>
            <w:szCs w:val="22"/>
          </w:rPr>
          <w:t xml:space="preserve">[2 </w:t>
        </w:r>
      </w:ins>
      <w:ins w:id="8" w:author="Marcel Gietzmann-Sanders" w:date="2026-02-05T10:25:00Z" w16du:dateUtc="2026-02-05T15:25:00Z">
        <w:r w:rsidR="00865647">
          <w:rPr>
            <w:rFonts w:ascii="Georgia" w:hAnsi="Georgia"/>
            <w:sz w:val="22"/>
            <w:szCs w:val="22"/>
          </w:rPr>
          <w:t>, 3]</w:t>
        </w:r>
      </w:ins>
      <w:del w:id="9" w:author="Marcel Gietzmann-Sanders" w:date="2026-02-05T10:25:00Z" w16du:dateUtc="2026-02-05T15:25:00Z">
        <w:r w:rsidRPr="00AC7417" w:rsidDel="00865647">
          <w:rPr>
            <w:rFonts w:ascii="Georgia" w:hAnsi="Georgia"/>
            <w:sz w:val="22"/>
            <w:szCs w:val="22"/>
          </w:rPr>
          <w:delText>; Zeller., 2018)</w:delText>
        </w:r>
      </w:del>
      <w:r w:rsidRPr="00AC7417">
        <w:rPr>
          <w:rFonts w:ascii="Georgia" w:hAnsi="Georgia"/>
          <w:sz w:val="22"/>
          <w:szCs w:val="22"/>
        </w:rPr>
        <w:t xml:space="preserve">, conflicts between fisheries targeting different species </w:t>
      </w:r>
      <w:ins w:id="10" w:author="Marcel Gietzmann-Sanders" w:date="2026-02-05T10:28:00Z" w16du:dateUtc="2026-02-05T15:28:00Z">
        <w:r w:rsidR="00865647">
          <w:rPr>
            <w:rFonts w:ascii="Georgia" w:hAnsi="Georgia"/>
            <w:sz w:val="22"/>
            <w:szCs w:val="22"/>
          </w:rPr>
          <w:t xml:space="preserve">[4, </w:t>
        </w:r>
      </w:ins>
      <w:del w:id="11" w:author="Marcel Gietzmann-Sanders" w:date="2026-02-05T10:28:00Z" w16du:dateUtc="2026-02-05T15:28:00Z">
        <w:r w:rsidRPr="00AC7417" w:rsidDel="00865647">
          <w:rPr>
            <w:rFonts w:ascii="Georgia" w:hAnsi="Georgia"/>
            <w:sz w:val="22"/>
            <w:szCs w:val="22"/>
          </w:rPr>
          <w:delText xml:space="preserve">(Lomeli, 2021; </w:delText>
        </w:r>
      </w:del>
      <w:ins w:id="12" w:author="Marcel Gietzmann-Sanders" w:date="2026-02-05T10:30:00Z" w16du:dateUtc="2026-02-05T15:30:00Z">
        <w:r w:rsidR="00865647">
          <w:rPr>
            <w:rFonts w:ascii="Georgia" w:hAnsi="Georgia"/>
            <w:sz w:val="22"/>
            <w:szCs w:val="22"/>
          </w:rPr>
          <w:t>5</w:t>
        </w:r>
      </w:ins>
      <w:del w:id="13" w:author="Marcel Gietzmann-Sanders" w:date="2026-02-05T10:30:00Z" w16du:dateUtc="2026-02-05T15:30:00Z">
        <w:r w:rsidRPr="00AC7417" w:rsidDel="00865647">
          <w:rPr>
            <w:rFonts w:ascii="Georgia" w:hAnsi="Georgia"/>
            <w:sz w:val="22"/>
            <w:szCs w:val="22"/>
          </w:rPr>
          <w:delText>NPFMC, 2022</w:delText>
        </w:r>
      </w:del>
      <w:ins w:id="14" w:author="Marcel Gietzmann-Sanders" w:date="2026-02-05T10:30:00Z" w16du:dateUtc="2026-02-05T15:30:00Z">
        <w:r w:rsidR="00865647">
          <w:rPr>
            <w:rFonts w:ascii="Georgia" w:hAnsi="Georgia"/>
            <w:sz w:val="22"/>
            <w:szCs w:val="22"/>
          </w:rPr>
          <w:t>]</w:t>
        </w:r>
      </w:ins>
      <w:del w:id="15" w:author="Marcel Gietzmann-Sanders" w:date="2026-02-05T10:30:00Z" w16du:dateUtc="2026-02-05T15:30:00Z">
        <w:r w:rsidRPr="00AC7417" w:rsidDel="00865647">
          <w:rPr>
            <w:rFonts w:ascii="Georgia" w:hAnsi="Georgia"/>
            <w:sz w:val="22"/>
            <w:szCs w:val="22"/>
          </w:rPr>
          <w:delText>)</w:delText>
        </w:r>
      </w:del>
      <w:r w:rsidRPr="00AC7417">
        <w:rPr>
          <w:rFonts w:ascii="Georgia" w:hAnsi="Georgia"/>
          <w:sz w:val="22"/>
          <w:szCs w:val="22"/>
        </w:rPr>
        <w:t xml:space="preserve">, increased extinction risk for vulnerable species </w:t>
      </w:r>
      <w:del w:id="16" w:author="Marcel Gietzmann-Sanders" w:date="2026-02-05T10:31:00Z" w16du:dateUtc="2026-02-05T15:31:00Z">
        <w:r w:rsidRPr="00AC7417" w:rsidDel="009B78C6">
          <w:rPr>
            <w:rFonts w:ascii="Georgia" w:hAnsi="Georgia"/>
            <w:sz w:val="22"/>
            <w:szCs w:val="22"/>
          </w:rPr>
          <w:delText>(Wallace, 2013</w:delText>
        </w:r>
      </w:del>
      <w:ins w:id="17" w:author="Marcel Gietzmann-Sanders" w:date="2026-02-05T10:31:00Z" w16du:dateUtc="2026-02-05T15:31:00Z">
        <w:r w:rsidR="009B78C6">
          <w:rPr>
            <w:rFonts w:ascii="Georgia" w:hAnsi="Georgia"/>
            <w:sz w:val="22"/>
            <w:szCs w:val="22"/>
          </w:rPr>
          <w:t>[6</w:t>
        </w:r>
      </w:ins>
      <w:ins w:id="18" w:author="Marcel Gietzmann-Sanders" w:date="2026-02-05T10:34:00Z" w16du:dateUtc="2026-02-05T15:34:00Z">
        <w:r w:rsidR="009B78C6">
          <w:rPr>
            <w:rFonts w:ascii="Georgia" w:hAnsi="Georgia"/>
            <w:sz w:val="22"/>
            <w:szCs w:val="22"/>
          </w:rPr>
          <w:t>, 7]</w:t>
        </w:r>
      </w:ins>
      <w:del w:id="19" w:author="Marcel Gietzmann-Sanders" w:date="2026-02-05T10:34:00Z" w16du:dateUtc="2026-02-05T15:34:00Z">
        <w:r w:rsidRPr="00AC7417" w:rsidDel="009B78C6">
          <w:rPr>
            <w:rFonts w:ascii="Georgia" w:hAnsi="Georgia"/>
            <w:sz w:val="22"/>
            <w:szCs w:val="22"/>
          </w:rPr>
          <w:delText>; D’Agrosa, 2000)</w:delText>
        </w:r>
      </w:del>
      <w:r w:rsidRPr="00AC7417">
        <w:rPr>
          <w:rFonts w:ascii="Georgia" w:hAnsi="Georgia"/>
          <w:sz w:val="22"/>
          <w:szCs w:val="22"/>
        </w:rPr>
        <w:t xml:space="preserve">, trophic disruption </w:t>
      </w:r>
      <w:ins w:id="20" w:author="Marcel Gietzmann-Sanders" w:date="2026-02-05T10:34:00Z" w16du:dateUtc="2026-02-05T15:34:00Z">
        <w:r w:rsidR="009B78C6">
          <w:rPr>
            <w:rFonts w:ascii="Georgia" w:hAnsi="Georgia"/>
            <w:sz w:val="22"/>
            <w:szCs w:val="22"/>
          </w:rPr>
          <w:t>[8]</w:t>
        </w:r>
      </w:ins>
      <w:del w:id="21" w:author="Marcel Gietzmann-Sanders" w:date="2026-02-05T10:34:00Z" w16du:dateUtc="2026-02-05T15:34:00Z">
        <w:r w:rsidRPr="00AC7417" w:rsidDel="009B78C6">
          <w:rPr>
            <w:rFonts w:ascii="Georgia" w:hAnsi="Georgia"/>
            <w:sz w:val="22"/>
            <w:szCs w:val="22"/>
          </w:rPr>
          <w:delText>(Estes., 2011)</w:delText>
        </w:r>
      </w:del>
      <w:r w:rsidRPr="00AC7417">
        <w:rPr>
          <w:rFonts w:ascii="Georgia" w:hAnsi="Georgia"/>
          <w:sz w:val="22"/>
          <w:szCs w:val="22"/>
        </w:rPr>
        <w:t xml:space="preserve">, and destabilization of population dynamics </w:t>
      </w:r>
      <w:ins w:id="22" w:author="Marcel Gietzmann-Sanders" w:date="2026-02-05T10:24:00Z" w16du:dateUtc="2026-02-05T15:24:00Z">
        <w:r w:rsidR="00865647">
          <w:rPr>
            <w:rFonts w:ascii="Georgia" w:hAnsi="Georgia"/>
            <w:sz w:val="22"/>
            <w:szCs w:val="22"/>
          </w:rPr>
          <w:t>[2]</w:t>
        </w:r>
      </w:ins>
      <w:del w:id="23" w:author="Marcel Gietzmann-Sanders" w:date="2026-02-05T10:24:00Z" w16du:dateUtc="2026-02-05T15:24:00Z">
        <w:r w:rsidRPr="00AC7417" w:rsidDel="00865647">
          <w:rPr>
            <w:rFonts w:ascii="Georgia" w:hAnsi="Georgia"/>
            <w:sz w:val="22"/>
            <w:szCs w:val="22"/>
          </w:rPr>
          <w:delText>(Hall, 2000)</w:delText>
        </w:r>
      </w:del>
      <w:r w:rsidRPr="00AC7417">
        <w:rPr>
          <w:rFonts w:ascii="Georgia" w:hAnsi="Georgia"/>
          <w:sz w:val="22"/>
          <w:szCs w:val="22"/>
        </w:rPr>
        <w:t xml:space="preserve">. As a result, considerable attention has been directed toward reducing bycatch. </w:t>
      </w:r>
    </w:p>
    <w:p w14:paraId="328FDBDB" w14:textId="77777777" w:rsidR="00DE61C7" w:rsidRPr="00AC7417" w:rsidRDefault="00DE61C7" w:rsidP="003069E2">
      <w:pPr>
        <w:spacing w:line="480" w:lineRule="auto"/>
        <w:jc w:val="both"/>
        <w:rPr>
          <w:rFonts w:ascii="Georgia" w:hAnsi="Georgia"/>
          <w:sz w:val="22"/>
          <w:szCs w:val="22"/>
        </w:rPr>
      </w:pPr>
    </w:p>
    <w:p w14:paraId="53F2324E" w14:textId="4903D043"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Of particular concern in the state of Alaska is the incidental capture of Chinook salmon (</w:t>
      </w:r>
      <w:r w:rsidRPr="00AC7417">
        <w:rPr>
          <w:rFonts w:ascii="Georgia" w:hAnsi="Georgia"/>
          <w:i/>
          <w:iCs/>
          <w:sz w:val="22"/>
          <w:szCs w:val="22"/>
        </w:rPr>
        <w:t>Oncorhynchus tshawytscha</w:t>
      </w:r>
      <w:r w:rsidRPr="00AC7417">
        <w:rPr>
          <w:rFonts w:ascii="Georgia" w:hAnsi="Georgia"/>
          <w:sz w:val="22"/>
          <w:szCs w:val="22"/>
        </w:rPr>
        <w:t>) in the walleye pollock (</w:t>
      </w:r>
      <w:r w:rsidRPr="00AC7417">
        <w:rPr>
          <w:rFonts w:ascii="Georgia" w:hAnsi="Georgia"/>
          <w:i/>
          <w:iCs/>
          <w:sz w:val="22"/>
          <w:szCs w:val="22"/>
        </w:rPr>
        <w:t xml:space="preserve">Gadus </w:t>
      </w:r>
      <w:proofErr w:type="spellStart"/>
      <w:r w:rsidRPr="00AC7417">
        <w:rPr>
          <w:rFonts w:ascii="Georgia" w:hAnsi="Georgia"/>
          <w:i/>
          <w:iCs/>
          <w:sz w:val="22"/>
          <w:szCs w:val="22"/>
        </w:rPr>
        <w:t>chalcogrammus</w:t>
      </w:r>
      <w:proofErr w:type="spellEnd"/>
      <w:r w:rsidRPr="00AC7417">
        <w:rPr>
          <w:rFonts w:ascii="Georgia" w:hAnsi="Georgia"/>
          <w:sz w:val="22"/>
          <w:szCs w:val="22"/>
        </w:rPr>
        <w:t xml:space="preserve">) fishery </w:t>
      </w:r>
      <w:ins w:id="24" w:author="Marcel Gietzmann-Sanders" w:date="2026-02-05T10:30:00Z" w16du:dateUtc="2026-02-05T15:30:00Z">
        <w:r w:rsidR="00865647">
          <w:rPr>
            <w:rFonts w:ascii="Georgia" w:hAnsi="Georgia"/>
            <w:sz w:val="22"/>
            <w:szCs w:val="22"/>
          </w:rPr>
          <w:t>[5]</w:t>
        </w:r>
      </w:ins>
      <w:del w:id="25" w:author="Marcel Gietzmann-Sanders" w:date="2026-02-05T10:30:00Z" w16du:dateUtc="2026-02-05T15:30:00Z">
        <w:r w:rsidRPr="00AC7417" w:rsidDel="00865647">
          <w:rPr>
            <w:rFonts w:ascii="Georgia" w:hAnsi="Georgia"/>
            <w:sz w:val="22"/>
            <w:szCs w:val="22"/>
          </w:rPr>
          <w:delText>(NPFMC, 2022)</w:delText>
        </w:r>
      </w:del>
      <w:r w:rsidRPr="00AC7417">
        <w:rPr>
          <w:rFonts w:ascii="Georgia" w:hAnsi="Georgia"/>
          <w:sz w:val="22"/>
          <w:szCs w:val="22"/>
        </w:rPr>
        <w:t xml:space="preserve">. The walleye pollock fishery is the largest in the United States by volume </w:t>
      </w:r>
      <w:ins w:id="26" w:author="Marcel Gietzmann-Sanders" w:date="2026-02-05T10:30:00Z" w16du:dateUtc="2026-02-05T15:30:00Z">
        <w:r w:rsidR="00865647">
          <w:rPr>
            <w:rFonts w:ascii="Georgia" w:hAnsi="Georgia"/>
            <w:sz w:val="22"/>
            <w:szCs w:val="22"/>
          </w:rPr>
          <w:t>[5]</w:t>
        </w:r>
      </w:ins>
      <w:del w:id="27" w:author="Marcel Gietzmann-Sanders" w:date="2026-02-05T10:30:00Z" w16du:dateUtc="2026-02-05T15:30:00Z">
        <w:r w:rsidRPr="00AC7417" w:rsidDel="00865647">
          <w:rPr>
            <w:rFonts w:ascii="Georgia" w:hAnsi="Georgia"/>
            <w:sz w:val="22"/>
            <w:szCs w:val="22"/>
          </w:rPr>
          <w:delText>(NPFMC, 2022)</w:delText>
        </w:r>
      </w:del>
      <w:r w:rsidRPr="00AC7417">
        <w:rPr>
          <w:rFonts w:ascii="Georgia" w:hAnsi="Georgia"/>
          <w:sz w:val="22"/>
          <w:szCs w:val="22"/>
        </w:rPr>
        <w:t>. The retained</w:t>
      </w:r>
      <w:r w:rsidR="00F76CCA" w:rsidRPr="00AC7417">
        <w:rPr>
          <w:rFonts w:ascii="Georgia" w:hAnsi="Georgia"/>
          <w:sz w:val="22"/>
          <w:szCs w:val="22"/>
        </w:rPr>
        <w:t xml:space="preserve"> </w:t>
      </w:r>
      <w:r w:rsidRPr="00AC7417">
        <w:rPr>
          <w:rFonts w:ascii="Georgia" w:hAnsi="Georgia"/>
          <w:sz w:val="22"/>
          <w:szCs w:val="22"/>
        </w:rPr>
        <w:t xml:space="preserve">2020 catch in just the Gulf of Alaska (GOA) totaled 107,000 metric tons and had a first wholesale value of $70.6 million </w:t>
      </w:r>
      <w:ins w:id="28" w:author="Marcel Gietzmann-Sanders" w:date="2026-02-05T10:35:00Z" w16du:dateUtc="2026-02-05T15:35:00Z">
        <w:r w:rsidR="009B78C6">
          <w:rPr>
            <w:rFonts w:ascii="Georgia" w:hAnsi="Georgia"/>
            <w:sz w:val="22"/>
            <w:szCs w:val="22"/>
          </w:rPr>
          <w:t>[9]</w:t>
        </w:r>
      </w:ins>
      <w:del w:id="29" w:author="Marcel Gietzmann-Sanders" w:date="2026-02-05T10:35:00Z" w16du:dateUtc="2026-02-05T15:35:00Z">
        <w:r w:rsidRPr="00AC7417" w:rsidDel="009B78C6">
          <w:rPr>
            <w:rFonts w:ascii="Georgia" w:hAnsi="Georgia"/>
            <w:sz w:val="22"/>
            <w:szCs w:val="22"/>
          </w:rPr>
          <w:delText>(Monnahan, 2021)</w:delText>
        </w:r>
      </w:del>
      <w:r w:rsidRPr="00AC7417">
        <w:rPr>
          <w:rFonts w:ascii="Georgia" w:hAnsi="Georgia"/>
          <w:sz w:val="22"/>
          <w:szCs w:val="22"/>
        </w:rPr>
        <w:t xml:space="preserve">. Within this fishery, Chinook salmon bycatch is considered prohibited species catch (PSC) meaning it is bycatch that cannot be retained or sold. PSC allowances are granted to the fishery but if those allowances are exceeded, the fishery is shut down regardless of the remaining allowable catch </w:t>
      </w:r>
      <w:ins w:id="30" w:author="Marcel Gietzmann-Sanders" w:date="2026-02-05T10:37:00Z" w16du:dateUtc="2026-02-05T15:37:00Z">
        <w:r w:rsidR="009B78C6">
          <w:rPr>
            <w:rFonts w:ascii="Georgia" w:hAnsi="Georgia"/>
            <w:sz w:val="22"/>
            <w:szCs w:val="22"/>
          </w:rPr>
          <w:t>[10]</w:t>
        </w:r>
      </w:ins>
      <w:del w:id="31" w:author="Marcel Gietzmann-Sanders" w:date="2026-02-05T10:37:00Z" w16du:dateUtc="2026-02-05T15:37:00Z">
        <w:r w:rsidRPr="00AC7417" w:rsidDel="009B78C6">
          <w:rPr>
            <w:rFonts w:ascii="Georgia" w:hAnsi="Georgia"/>
            <w:sz w:val="22"/>
            <w:szCs w:val="22"/>
          </w:rPr>
          <w:delText>(NPFMC, 2024)</w:delText>
        </w:r>
      </w:del>
      <w:r w:rsidRPr="00AC7417">
        <w:rPr>
          <w:rFonts w:ascii="Georgia" w:hAnsi="Georgia"/>
          <w:sz w:val="22"/>
          <w:szCs w:val="22"/>
        </w:rPr>
        <w:t>. For the Gulf of Alaska these limits are set at 18,316 fish for the Central GOA and 6,684 for the Western GOA, (Amendment 93) with limited provisions for reallocation of unused PSC between sectors (Amendment 103</w:t>
      </w:r>
      <w:ins w:id="32" w:author="Marcel Gietzmann-Sanders" w:date="2026-02-05T10:37:00Z" w16du:dateUtc="2026-02-05T15:37:00Z">
        <w:r w:rsidR="009B78C6">
          <w:rPr>
            <w:rFonts w:ascii="Georgia" w:hAnsi="Georgia"/>
            <w:sz w:val="22"/>
            <w:szCs w:val="22"/>
          </w:rPr>
          <w:t>)</w:t>
        </w:r>
      </w:ins>
      <w:del w:id="33" w:author="Marcel Gietzmann-Sanders" w:date="2026-02-05T10:37:00Z" w16du:dateUtc="2026-02-05T15:37:00Z">
        <w:r w:rsidRPr="00AC7417" w:rsidDel="009B78C6">
          <w:rPr>
            <w:rFonts w:ascii="Georgia" w:hAnsi="Georgia"/>
            <w:sz w:val="22"/>
            <w:szCs w:val="22"/>
          </w:rPr>
          <w:delText>;</w:delText>
        </w:r>
      </w:del>
      <w:r w:rsidRPr="00AC7417">
        <w:rPr>
          <w:rFonts w:ascii="Georgia" w:hAnsi="Georgia"/>
          <w:sz w:val="22"/>
          <w:szCs w:val="22"/>
        </w:rPr>
        <w:t xml:space="preserve"> </w:t>
      </w:r>
      <w:ins w:id="34" w:author="Marcel Gietzmann-Sanders" w:date="2026-02-05T10:37:00Z" w16du:dateUtc="2026-02-05T15:37:00Z">
        <w:r w:rsidR="009B78C6">
          <w:rPr>
            <w:rFonts w:ascii="Georgia" w:hAnsi="Georgia"/>
            <w:sz w:val="22"/>
            <w:szCs w:val="22"/>
          </w:rPr>
          <w:t>[10]</w:t>
        </w:r>
      </w:ins>
      <w:del w:id="35" w:author="Marcel Gietzmann-Sanders" w:date="2026-02-05T10:37:00Z" w16du:dateUtc="2026-02-05T15:37:00Z">
        <w:r w:rsidRPr="00AC7417" w:rsidDel="009B78C6">
          <w:rPr>
            <w:rFonts w:ascii="Georgia" w:hAnsi="Georgia"/>
            <w:sz w:val="22"/>
            <w:szCs w:val="22"/>
          </w:rPr>
          <w:delText>NPFMC, 2024)</w:delText>
        </w:r>
      </w:del>
      <w:r w:rsidRPr="00AC7417">
        <w:rPr>
          <w:rFonts w:ascii="Georgia" w:hAnsi="Georgia"/>
          <w:sz w:val="22"/>
          <w:szCs w:val="22"/>
        </w:rPr>
        <w:t xml:space="preserve">. As recently as 2024 two boats accidentally brought in enough Chinook salmon over a single weekend to exceed these allowances </w:t>
      </w:r>
      <w:ins w:id="36" w:author="Marcel Gietzmann-Sanders" w:date="2026-02-05T10:39:00Z" w16du:dateUtc="2026-02-05T15:39:00Z">
        <w:r w:rsidR="009B78C6">
          <w:rPr>
            <w:rFonts w:ascii="Georgia" w:hAnsi="Georgia"/>
            <w:sz w:val="22"/>
            <w:szCs w:val="22"/>
          </w:rPr>
          <w:lastRenderedPageBreak/>
          <w:t>[11]</w:t>
        </w:r>
      </w:ins>
      <w:del w:id="37" w:author="Marcel Gietzmann-Sanders" w:date="2026-02-05T10:39:00Z" w16du:dateUtc="2026-02-05T15:39:00Z">
        <w:r w:rsidRPr="00AC7417" w:rsidDel="009B78C6">
          <w:rPr>
            <w:rFonts w:ascii="Georgia" w:hAnsi="Georgia"/>
            <w:sz w:val="22"/>
            <w:szCs w:val="22"/>
          </w:rPr>
          <w:delText>(Mapes,</w:delText>
        </w:r>
      </w:del>
      <w:del w:id="38" w:author="Marcel Gietzmann-Sanders" w:date="2026-02-05T10:38:00Z" w16du:dateUtc="2026-02-05T15:38:00Z">
        <w:r w:rsidRPr="00AC7417" w:rsidDel="009B78C6">
          <w:rPr>
            <w:rFonts w:ascii="Georgia" w:hAnsi="Georgia"/>
            <w:sz w:val="22"/>
            <w:szCs w:val="22"/>
          </w:rPr>
          <w:delText xml:space="preserve"> 2024)</w:delText>
        </w:r>
      </w:del>
      <w:r w:rsidRPr="00AC7417">
        <w:rPr>
          <w:rFonts w:ascii="Georgia" w:hAnsi="Georgia"/>
          <w:sz w:val="22"/>
          <w:szCs w:val="22"/>
        </w:rPr>
        <w:t xml:space="preserve">. With such limited allowances, bycatch avoidance </w:t>
      </w:r>
      <w:r w:rsidR="00624177" w:rsidRPr="00AC7417">
        <w:rPr>
          <w:rFonts w:ascii="Georgia" w:hAnsi="Georgia"/>
          <w:sz w:val="22"/>
          <w:szCs w:val="22"/>
        </w:rPr>
        <w:t xml:space="preserve">practices </w:t>
      </w:r>
      <w:r w:rsidRPr="00AC7417">
        <w:rPr>
          <w:rFonts w:ascii="Georgia" w:hAnsi="Georgia"/>
          <w:sz w:val="22"/>
          <w:szCs w:val="22"/>
        </w:rPr>
        <w:t>ha</w:t>
      </w:r>
      <w:r w:rsidR="00624177" w:rsidRPr="00AC7417">
        <w:rPr>
          <w:rFonts w:ascii="Georgia" w:hAnsi="Georgia"/>
          <w:sz w:val="22"/>
          <w:szCs w:val="22"/>
        </w:rPr>
        <w:t>ve</w:t>
      </w:r>
      <w:r w:rsidRPr="00AC7417">
        <w:rPr>
          <w:rFonts w:ascii="Georgia" w:hAnsi="Georgia"/>
          <w:sz w:val="22"/>
          <w:szCs w:val="22"/>
        </w:rPr>
        <w:t xml:space="preserve"> been an area of active development. </w:t>
      </w:r>
    </w:p>
    <w:p w14:paraId="0D80BAB2" w14:textId="77777777" w:rsidR="00DE61C7" w:rsidRPr="00AC7417" w:rsidRDefault="00DE61C7" w:rsidP="003069E2">
      <w:pPr>
        <w:spacing w:line="480" w:lineRule="auto"/>
        <w:jc w:val="both"/>
        <w:rPr>
          <w:rFonts w:ascii="Georgia" w:hAnsi="Georgia"/>
          <w:sz w:val="22"/>
          <w:szCs w:val="22"/>
        </w:rPr>
      </w:pPr>
    </w:p>
    <w:p w14:paraId="1E8708C5" w14:textId="186766E1"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Of those developments, one of the most promising has been cooperative data-sharing amongst fishers </w:t>
      </w:r>
      <w:ins w:id="39" w:author="Marcel Gietzmann-Sanders" w:date="2026-02-05T10:30:00Z" w16du:dateUtc="2026-02-05T15:30:00Z">
        <w:r w:rsidR="00865647">
          <w:rPr>
            <w:rFonts w:ascii="Georgia" w:hAnsi="Georgia"/>
            <w:sz w:val="22"/>
            <w:szCs w:val="22"/>
          </w:rPr>
          <w:t>[5]</w:t>
        </w:r>
      </w:ins>
      <w:del w:id="40" w:author="Marcel Gietzmann-Sanders" w:date="2026-02-05T10:30:00Z" w16du:dateUtc="2026-02-05T15:30:00Z">
        <w:r w:rsidRPr="00AC7417" w:rsidDel="00865647">
          <w:rPr>
            <w:rFonts w:ascii="Georgia" w:hAnsi="Georgia"/>
            <w:sz w:val="22"/>
            <w:szCs w:val="22"/>
          </w:rPr>
          <w:delText>(NPMFC, 2022)</w:delText>
        </w:r>
      </w:del>
      <w:r w:rsidRPr="00AC7417">
        <w:rPr>
          <w:rFonts w:ascii="Georgia" w:hAnsi="Georgia"/>
          <w:sz w:val="22"/>
          <w:szCs w:val="22"/>
        </w:rPr>
        <w:t xml:space="preserve">. Through such programs fishers can dynamically adjust their response to bycatch risk based on up-to-date information shared through the whole fleet. This information is also used to setup short-term closures in high-bycatch zones </w:t>
      </w:r>
      <w:ins w:id="41" w:author="Marcel Gietzmann-Sanders" w:date="2026-02-05T10:30:00Z" w16du:dateUtc="2026-02-05T15:30:00Z">
        <w:r w:rsidR="00865647">
          <w:rPr>
            <w:rFonts w:ascii="Georgia" w:hAnsi="Georgia"/>
            <w:sz w:val="22"/>
            <w:szCs w:val="22"/>
          </w:rPr>
          <w:t>[5]</w:t>
        </w:r>
      </w:ins>
      <w:del w:id="42" w:author="Marcel Gietzmann-Sanders" w:date="2026-02-05T10:30:00Z" w16du:dateUtc="2026-02-05T15:30:00Z">
        <w:r w:rsidRPr="00AC7417" w:rsidDel="00865647">
          <w:rPr>
            <w:rFonts w:ascii="Georgia" w:hAnsi="Georgia"/>
            <w:sz w:val="22"/>
            <w:szCs w:val="22"/>
          </w:rPr>
          <w:delText>(NPFMC, 2022)</w:delText>
        </w:r>
      </w:del>
      <w:r w:rsidRPr="00AC7417">
        <w:rPr>
          <w:rFonts w:ascii="Georgia" w:hAnsi="Georgia"/>
          <w:sz w:val="22"/>
          <w:szCs w:val="22"/>
        </w:rPr>
        <w:t xml:space="preserve"> – yet another tool in the dynamic ocean management toolbox that draws its power from near real-time, local information on bycatch risk </w:t>
      </w:r>
      <w:ins w:id="43" w:author="Marcel Gietzmann-Sanders" w:date="2026-02-05T10:40:00Z" w16du:dateUtc="2026-02-05T15:40:00Z">
        <w:r w:rsidR="009B78C6">
          <w:rPr>
            <w:rFonts w:ascii="Georgia" w:hAnsi="Georgia"/>
            <w:sz w:val="22"/>
            <w:szCs w:val="22"/>
          </w:rPr>
          <w:t>[1</w:t>
        </w:r>
      </w:ins>
      <w:ins w:id="44" w:author="Marcel Gietzmann-Sanders" w:date="2026-02-05T10:42:00Z" w16du:dateUtc="2026-02-05T15:42:00Z">
        <w:r w:rsidR="009B78C6">
          <w:rPr>
            <w:rFonts w:ascii="Georgia" w:hAnsi="Georgia"/>
            <w:sz w:val="22"/>
            <w:szCs w:val="22"/>
          </w:rPr>
          <w:t>2</w:t>
        </w:r>
      </w:ins>
      <w:ins w:id="45" w:author="Marcel Gietzmann-Sanders" w:date="2026-02-05T10:40:00Z" w16du:dateUtc="2026-02-05T15:40:00Z">
        <w:r w:rsidR="009B78C6">
          <w:rPr>
            <w:rFonts w:ascii="Georgia" w:hAnsi="Georgia"/>
            <w:sz w:val="22"/>
            <w:szCs w:val="22"/>
          </w:rPr>
          <w:t>]</w:t>
        </w:r>
      </w:ins>
      <w:del w:id="46" w:author="Marcel Gietzmann-Sanders" w:date="2026-02-05T10:40:00Z" w16du:dateUtc="2026-02-05T15:40:00Z">
        <w:r w:rsidRPr="00AC7417" w:rsidDel="009B78C6">
          <w:rPr>
            <w:rFonts w:ascii="Georgia" w:hAnsi="Georgia"/>
            <w:sz w:val="22"/>
            <w:szCs w:val="22"/>
          </w:rPr>
          <w:delText>(Squires, 2021)</w:delText>
        </w:r>
      </w:del>
      <w:r w:rsidRPr="00AC7417">
        <w:rPr>
          <w:rFonts w:ascii="Georgia" w:hAnsi="Georgia"/>
          <w:sz w:val="22"/>
          <w:szCs w:val="22"/>
        </w:rPr>
        <w:t>. However, improved understanding of the spatial ecology of Chinook salmon while at sea, including their habitat and depth preferences may improve the efficacy of bycatch mitigation actions by identifying high risk zones.</w:t>
      </w:r>
    </w:p>
    <w:p w14:paraId="3D6839B2" w14:textId="77777777" w:rsidR="00DE61C7" w:rsidRPr="00AC7417" w:rsidRDefault="00DE61C7" w:rsidP="003069E2">
      <w:pPr>
        <w:spacing w:line="480" w:lineRule="auto"/>
        <w:jc w:val="both"/>
        <w:rPr>
          <w:rFonts w:ascii="Georgia" w:hAnsi="Georgia"/>
          <w:sz w:val="22"/>
          <w:szCs w:val="22"/>
        </w:rPr>
      </w:pPr>
    </w:p>
    <w:p w14:paraId="627A2A1E" w14:textId="541BB16D"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Adding information on depth occupancy to this toolbox could prove fruitful. Adult walleye pollock are largely demersal </w:t>
      </w:r>
      <w:ins w:id="47" w:author="Marcel Gietzmann-Sanders" w:date="2026-02-05T10:41:00Z" w16du:dateUtc="2026-02-05T15:41:00Z">
        <w:r w:rsidR="009B78C6">
          <w:rPr>
            <w:rFonts w:ascii="Georgia" w:hAnsi="Georgia"/>
            <w:sz w:val="22"/>
            <w:szCs w:val="22"/>
          </w:rPr>
          <w:t>[1</w:t>
        </w:r>
      </w:ins>
      <w:ins w:id="48" w:author="Marcel Gietzmann-Sanders" w:date="2026-02-05T10:42:00Z" w16du:dateUtc="2026-02-05T15:42:00Z">
        <w:r w:rsidR="009B78C6">
          <w:rPr>
            <w:rFonts w:ascii="Georgia" w:hAnsi="Georgia"/>
            <w:sz w:val="22"/>
            <w:szCs w:val="22"/>
          </w:rPr>
          <w:t>3</w:t>
        </w:r>
      </w:ins>
      <w:ins w:id="49" w:author="Marcel Gietzmann-Sanders" w:date="2026-02-05T10:41:00Z" w16du:dateUtc="2026-02-05T15:41:00Z">
        <w:r w:rsidR="009B78C6">
          <w:rPr>
            <w:rFonts w:ascii="Georgia" w:hAnsi="Georgia"/>
            <w:sz w:val="22"/>
            <w:szCs w:val="22"/>
          </w:rPr>
          <w:t>,</w:t>
        </w:r>
      </w:ins>
      <w:del w:id="50" w:author="Marcel Gietzmann-Sanders" w:date="2026-02-05T10:41:00Z" w16du:dateUtc="2026-02-05T15:41:00Z">
        <w:r w:rsidRPr="00AC7417" w:rsidDel="009B78C6">
          <w:rPr>
            <w:rFonts w:ascii="Georgia" w:hAnsi="Georgia"/>
            <w:sz w:val="22"/>
            <w:szCs w:val="22"/>
          </w:rPr>
          <w:delText>(Adams, 2009)</w:delText>
        </w:r>
      </w:del>
      <w:r w:rsidRPr="00AC7417">
        <w:rPr>
          <w:rFonts w:ascii="Georgia" w:hAnsi="Georgia"/>
          <w:sz w:val="22"/>
          <w:szCs w:val="22"/>
        </w:rPr>
        <w:t xml:space="preserve"> </w:t>
      </w:r>
      <w:ins w:id="51" w:author="Marcel Gietzmann-Sanders" w:date="2026-02-05T10:44:00Z" w16du:dateUtc="2026-02-05T15:44:00Z">
        <w:r w:rsidR="004422D3">
          <w:rPr>
            <w:rFonts w:ascii="Georgia" w:hAnsi="Georgia"/>
            <w:sz w:val="22"/>
            <w:szCs w:val="22"/>
          </w:rPr>
          <w:t>14]</w:t>
        </w:r>
      </w:ins>
      <w:del w:id="52" w:author="Marcel Gietzmann-Sanders" w:date="2026-02-05T10:44:00Z" w16du:dateUtc="2026-02-05T15:44:00Z">
        <w:r w:rsidRPr="00AC7417" w:rsidDel="004422D3">
          <w:rPr>
            <w:rFonts w:ascii="Georgia" w:hAnsi="Georgia"/>
            <w:sz w:val="22"/>
            <w:szCs w:val="22"/>
          </w:rPr>
          <w:delText>(Duffy-Anderson,</w:delText>
        </w:r>
      </w:del>
      <w:del w:id="53" w:author="Marcel Gietzmann-Sanders" w:date="2026-02-05T10:43:00Z" w16du:dateUtc="2026-02-05T15:43:00Z">
        <w:r w:rsidRPr="00AC7417" w:rsidDel="004422D3">
          <w:rPr>
            <w:rFonts w:ascii="Georgia" w:hAnsi="Georgia"/>
            <w:sz w:val="22"/>
            <w:szCs w:val="22"/>
          </w:rPr>
          <w:delText xml:space="preserve"> 2003)</w:delText>
        </w:r>
      </w:del>
      <w:r w:rsidRPr="00AC7417">
        <w:rPr>
          <w:rFonts w:ascii="Georgia" w:hAnsi="Georgia"/>
          <w:sz w:val="22"/>
          <w:szCs w:val="22"/>
        </w:rPr>
        <w:t xml:space="preserve"> whereas Chinook salmon are very active in the water column </w:t>
      </w:r>
      <w:ins w:id="54" w:author="Marcel Gietzmann-Sanders" w:date="2026-02-05T10:45:00Z" w16du:dateUtc="2026-02-05T15:45:00Z">
        <w:r w:rsidR="004422D3">
          <w:rPr>
            <w:rFonts w:ascii="Georgia" w:hAnsi="Georgia"/>
            <w:sz w:val="22"/>
            <w:szCs w:val="22"/>
          </w:rPr>
          <w:t xml:space="preserve">[15, 16, </w:t>
        </w:r>
      </w:ins>
      <w:ins w:id="55" w:author="Marcel Gietzmann-Sanders" w:date="2026-02-05T10:51:00Z" w16du:dateUtc="2026-02-05T15:51:00Z">
        <w:r w:rsidR="004422D3">
          <w:rPr>
            <w:rFonts w:ascii="Georgia" w:hAnsi="Georgia"/>
            <w:sz w:val="22"/>
            <w:szCs w:val="22"/>
          </w:rPr>
          <w:t>17]</w:t>
        </w:r>
      </w:ins>
      <w:del w:id="56" w:author="Marcel Gietzmann-Sanders" w:date="2026-02-05T10:45:00Z" w16du:dateUtc="2026-02-05T15:45:00Z">
        <w:r w:rsidRPr="00AC7417" w:rsidDel="004422D3">
          <w:rPr>
            <w:rFonts w:ascii="Georgia" w:hAnsi="Georgia"/>
            <w:sz w:val="22"/>
            <w:szCs w:val="22"/>
          </w:rPr>
          <w:delText>(Courtney, 2019,</w:delText>
        </w:r>
      </w:del>
      <w:del w:id="57" w:author="Marcel Gietzmann-Sanders" w:date="2026-02-05T10:44:00Z" w16du:dateUtc="2026-02-05T15:44:00Z">
        <w:r w:rsidRPr="00AC7417" w:rsidDel="004422D3">
          <w:rPr>
            <w:rFonts w:ascii="Georgia" w:hAnsi="Georgia"/>
            <w:sz w:val="22"/>
            <w:szCs w:val="22"/>
          </w:rPr>
          <w:delText xml:space="preserve"> 2021</w:delText>
        </w:r>
      </w:del>
      <w:del w:id="58" w:author="Marcel Gietzmann-Sanders" w:date="2026-02-05T10:51:00Z" w16du:dateUtc="2026-02-05T15:51:00Z">
        <w:r w:rsidRPr="00AC7417" w:rsidDel="004422D3">
          <w:rPr>
            <w:rFonts w:ascii="Georgia" w:hAnsi="Georgia"/>
            <w:sz w:val="22"/>
            <w:szCs w:val="22"/>
          </w:rPr>
          <w:delText>; Orsi, 1995)</w:delText>
        </w:r>
      </w:del>
      <w:r w:rsidRPr="00AC7417">
        <w:rPr>
          <w:rFonts w:ascii="Georgia" w:hAnsi="Georgia"/>
          <w:sz w:val="22"/>
          <w:szCs w:val="22"/>
        </w:rPr>
        <w:t xml:space="preserve">. While Chinook salmon spend most of their time between 0 and 50m their overall observed range extends beyond 500m </w:t>
      </w:r>
      <w:ins w:id="59" w:author="Marcel Gietzmann-Sanders" w:date="2026-02-05T10:45:00Z" w16du:dateUtc="2026-02-05T15:45:00Z">
        <w:r w:rsidR="004422D3">
          <w:rPr>
            <w:rFonts w:ascii="Georgia" w:hAnsi="Georgia"/>
            <w:sz w:val="22"/>
            <w:szCs w:val="22"/>
          </w:rPr>
          <w:t>[15, 16</w:t>
        </w:r>
      </w:ins>
      <w:ins w:id="60" w:author="Marcel Gietzmann-Sanders" w:date="2026-02-05T10:50:00Z" w16du:dateUtc="2026-02-05T15:50:00Z">
        <w:r w:rsidR="004422D3">
          <w:rPr>
            <w:rFonts w:ascii="Georgia" w:hAnsi="Georgia"/>
            <w:sz w:val="22"/>
            <w:szCs w:val="22"/>
          </w:rPr>
          <w:t>]</w:t>
        </w:r>
      </w:ins>
      <w:del w:id="61" w:author="Marcel Gietzmann-Sanders" w:date="2026-02-05T10:45:00Z" w16du:dateUtc="2026-02-05T15:45:00Z">
        <w:r w:rsidRPr="00AC7417" w:rsidDel="004422D3">
          <w:rPr>
            <w:rFonts w:ascii="Georgia" w:hAnsi="Georgia"/>
            <w:sz w:val="22"/>
            <w:szCs w:val="22"/>
          </w:rPr>
          <w:delText>(Courtney, 2019, 2021)</w:delText>
        </w:r>
      </w:del>
      <w:r w:rsidRPr="00AC7417">
        <w:rPr>
          <w:rFonts w:ascii="Georgia" w:hAnsi="Georgia"/>
          <w:sz w:val="22"/>
          <w:szCs w:val="22"/>
        </w:rPr>
        <w:t xml:space="preserve">. They also display flexible diel behaviors, sometimes reverse their movement patterns seasonally </w:t>
      </w:r>
      <w:ins w:id="62" w:author="Marcel Gietzmann-Sanders" w:date="2026-02-05T10:45:00Z" w16du:dateUtc="2026-02-05T15:45:00Z">
        <w:r w:rsidR="004422D3">
          <w:rPr>
            <w:rFonts w:ascii="Georgia" w:hAnsi="Georgia"/>
            <w:sz w:val="22"/>
            <w:szCs w:val="22"/>
          </w:rPr>
          <w:t xml:space="preserve">[15, 16, </w:t>
        </w:r>
      </w:ins>
      <w:del w:id="63" w:author="Marcel Gietzmann-Sanders" w:date="2026-02-05T10:45:00Z" w16du:dateUtc="2026-02-05T15:45:00Z">
        <w:r w:rsidRPr="00AC7417" w:rsidDel="004422D3">
          <w:rPr>
            <w:rFonts w:ascii="Georgia" w:hAnsi="Georgia"/>
            <w:sz w:val="22"/>
            <w:szCs w:val="22"/>
          </w:rPr>
          <w:delText>(</w:delText>
        </w:r>
      </w:del>
      <w:ins w:id="64" w:author="Marcel Gietzmann-Sanders" w:date="2026-02-05T10:47:00Z" w16du:dateUtc="2026-02-05T15:47:00Z">
        <w:r w:rsidR="004422D3">
          <w:rPr>
            <w:rFonts w:ascii="Georgia" w:hAnsi="Georgia"/>
            <w:sz w:val="22"/>
            <w:szCs w:val="22"/>
          </w:rPr>
          <w:t>1</w:t>
        </w:r>
      </w:ins>
      <w:ins w:id="65" w:author="Marcel Gietzmann-Sanders" w:date="2026-02-05T10:50:00Z" w16du:dateUtc="2026-02-05T15:50:00Z">
        <w:r w:rsidR="004422D3">
          <w:rPr>
            <w:rFonts w:ascii="Georgia" w:hAnsi="Georgia"/>
            <w:sz w:val="22"/>
            <w:szCs w:val="22"/>
          </w:rPr>
          <w:t>8</w:t>
        </w:r>
      </w:ins>
      <w:ins w:id="66" w:author="Marcel Gietzmann-Sanders" w:date="2026-02-05T10:47:00Z" w16du:dateUtc="2026-02-05T15:47:00Z">
        <w:r w:rsidR="004422D3">
          <w:rPr>
            <w:rFonts w:ascii="Georgia" w:hAnsi="Georgia"/>
            <w:sz w:val="22"/>
            <w:szCs w:val="22"/>
          </w:rPr>
          <w:t>]</w:t>
        </w:r>
      </w:ins>
      <w:del w:id="67" w:author="Marcel Gietzmann-Sanders" w:date="2026-02-05T10:47:00Z" w16du:dateUtc="2026-02-05T15:47:00Z">
        <w:r w:rsidRPr="00AC7417" w:rsidDel="004422D3">
          <w:rPr>
            <w:rFonts w:ascii="Georgia" w:hAnsi="Georgia"/>
            <w:sz w:val="22"/>
            <w:szCs w:val="22"/>
          </w:rPr>
          <w:delText>Arostegui, 2017</w:delText>
        </w:r>
      </w:del>
      <w:del w:id="68" w:author="Marcel Gietzmann-Sanders" w:date="2026-02-05T10:45:00Z" w16du:dateUtc="2026-02-05T15:45:00Z">
        <w:r w:rsidRPr="00AC7417" w:rsidDel="004422D3">
          <w:rPr>
            <w:rFonts w:ascii="Georgia" w:hAnsi="Georgia"/>
            <w:sz w:val="22"/>
            <w:szCs w:val="22"/>
          </w:rPr>
          <w:delText>; Courtney, 2019, 2021)</w:delText>
        </w:r>
      </w:del>
      <w:r w:rsidRPr="00AC7417">
        <w:rPr>
          <w:rFonts w:ascii="Georgia" w:hAnsi="Georgia"/>
          <w:sz w:val="22"/>
          <w:szCs w:val="22"/>
        </w:rPr>
        <w:t xml:space="preserve">, and seem to vary their depth occupancy in relation to temperature, productivity indicators, and current velocity </w:t>
      </w:r>
      <w:ins w:id="69" w:author="Marcel Gietzmann-Sanders" w:date="2026-02-05T10:52:00Z" w16du:dateUtc="2026-02-05T15:52:00Z">
        <w:r w:rsidR="004422D3">
          <w:rPr>
            <w:rFonts w:ascii="Georgia" w:hAnsi="Georgia"/>
            <w:sz w:val="22"/>
            <w:szCs w:val="22"/>
          </w:rPr>
          <w:t xml:space="preserve">[17, </w:t>
        </w:r>
      </w:ins>
      <w:r w:rsidRPr="00AC7417">
        <w:rPr>
          <w:rFonts w:ascii="Georgia" w:hAnsi="Georgia"/>
          <w:sz w:val="22"/>
          <w:szCs w:val="22"/>
        </w:rPr>
        <w:t>(Freshwater, 2024;</w:t>
      </w:r>
      <w:del w:id="70" w:author="Marcel Gietzmann-Sanders" w:date="2026-02-05T10:52:00Z" w16du:dateUtc="2026-02-05T15:52:00Z">
        <w:r w:rsidRPr="00AC7417" w:rsidDel="004422D3">
          <w:rPr>
            <w:rFonts w:ascii="Georgia" w:hAnsi="Georgia"/>
            <w:sz w:val="22"/>
            <w:szCs w:val="22"/>
          </w:rPr>
          <w:delText xml:space="preserve"> Orsi</w:delText>
        </w:r>
      </w:del>
      <w:ins w:id="71" w:author="Marcel Gietzmann-Sanders" w:date="2026-02-05T10:52:00Z" w16du:dateUtc="2026-02-05T15:52:00Z">
        <w:r w:rsidR="004422D3">
          <w:rPr>
            <w:rFonts w:ascii="Georgia" w:hAnsi="Georgia"/>
            <w:sz w:val="22"/>
            <w:szCs w:val="22"/>
          </w:rPr>
          <w:t xml:space="preserve"> </w:t>
        </w:r>
      </w:ins>
      <w:del w:id="72" w:author="Marcel Gietzmann-Sanders" w:date="2026-02-05T10:52:00Z" w16du:dateUtc="2026-02-05T15:52:00Z">
        <w:r w:rsidRPr="00AC7417" w:rsidDel="004422D3">
          <w:rPr>
            <w:rFonts w:ascii="Georgia" w:hAnsi="Georgia"/>
            <w:sz w:val="22"/>
            <w:szCs w:val="22"/>
          </w:rPr>
          <w:delText xml:space="preserve">, 1995; </w:delText>
        </w:r>
      </w:del>
      <w:r w:rsidRPr="00AC7417">
        <w:rPr>
          <w:rFonts w:ascii="Georgia" w:hAnsi="Georgia"/>
          <w:sz w:val="22"/>
          <w:szCs w:val="22"/>
        </w:rPr>
        <w:t xml:space="preserve">Hinke, 2005). In contrast, while walleye pollock are known to exhibit diel patterns, </w:t>
      </w:r>
      <w:ins w:id="73" w:author="Marcel Gietzmann-Sanders" w:date="2026-02-05T10:41:00Z" w16du:dateUtc="2026-02-05T15:41:00Z">
        <w:r w:rsidR="009B78C6">
          <w:rPr>
            <w:rFonts w:ascii="Georgia" w:hAnsi="Georgia"/>
            <w:sz w:val="22"/>
            <w:szCs w:val="22"/>
          </w:rPr>
          <w:t>[1</w:t>
        </w:r>
      </w:ins>
      <w:ins w:id="74" w:author="Marcel Gietzmann-Sanders" w:date="2026-02-05T10:42:00Z" w16du:dateUtc="2026-02-05T15:42:00Z">
        <w:r w:rsidR="009B78C6">
          <w:rPr>
            <w:rFonts w:ascii="Georgia" w:hAnsi="Georgia"/>
            <w:sz w:val="22"/>
            <w:szCs w:val="22"/>
          </w:rPr>
          <w:t>3</w:t>
        </w:r>
      </w:ins>
      <w:ins w:id="75" w:author="Marcel Gietzmann-Sanders" w:date="2026-02-05T10:41:00Z" w16du:dateUtc="2026-02-05T15:41:00Z">
        <w:r w:rsidR="009B78C6">
          <w:rPr>
            <w:rFonts w:ascii="Georgia" w:hAnsi="Georgia"/>
            <w:sz w:val="22"/>
            <w:szCs w:val="22"/>
          </w:rPr>
          <w:t xml:space="preserve">, </w:t>
        </w:r>
      </w:ins>
      <w:del w:id="76" w:author="Marcel Gietzmann-Sanders" w:date="2026-02-05T10:41:00Z" w16du:dateUtc="2026-02-05T15:41:00Z">
        <w:r w:rsidRPr="00AC7417" w:rsidDel="009B78C6">
          <w:rPr>
            <w:rFonts w:ascii="Georgia" w:hAnsi="Georgia"/>
            <w:sz w:val="22"/>
            <w:szCs w:val="22"/>
          </w:rPr>
          <w:delText>(Adams, 2009;</w:delText>
        </w:r>
      </w:del>
      <w:r w:rsidRPr="00AC7417">
        <w:rPr>
          <w:rFonts w:ascii="Georgia" w:hAnsi="Georgia"/>
          <w:sz w:val="22"/>
          <w:szCs w:val="22"/>
        </w:rPr>
        <w:t xml:space="preserve"> Miyashita, 2004) the majority of adult walleye pollock are primarily demersal – a pattern reinforced by the fact that the fishery targets them at or near the sea floor</w:t>
      </w:r>
      <w:r w:rsidR="002F2F18" w:rsidRPr="00AC7417">
        <w:rPr>
          <w:rFonts w:ascii="Georgia" w:hAnsi="Georgia"/>
          <w:sz w:val="22"/>
          <w:szCs w:val="22"/>
        </w:rPr>
        <w:t xml:space="preserve"> (De Robertis, 2006). </w:t>
      </w:r>
      <w:r w:rsidRPr="00AC7417">
        <w:rPr>
          <w:rFonts w:ascii="Georgia" w:hAnsi="Georgia"/>
          <w:sz w:val="22"/>
          <w:szCs w:val="22"/>
        </w:rPr>
        <w:t>These differences suggest that bycatch risk could be further mitigated if localized and</w:t>
      </w:r>
      <w:r w:rsidR="00562AFE" w:rsidRPr="00AC7417">
        <w:rPr>
          <w:rFonts w:ascii="Georgia" w:hAnsi="Georgia"/>
          <w:sz w:val="22"/>
          <w:szCs w:val="22"/>
        </w:rPr>
        <w:t xml:space="preserve"> temporally</w:t>
      </w:r>
      <w:r w:rsidRPr="00AC7417">
        <w:rPr>
          <w:rFonts w:ascii="Georgia" w:hAnsi="Georgia"/>
          <w:sz w:val="22"/>
          <w:szCs w:val="22"/>
        </w:rPr>
        <w:t xml:space="preserve"> dynamic information on Chinook salmon depth occupancy was available.</w:t>
      </w:r>
    </w:p>
    <w:p w14:paraId="03AEB38B" w14:textId="77777777" w:rsidR="00DE61C7" w:rsidRPr="00AC7417" w:rsidRDefault="00DE61C7" w:rsidP="003069E2">
      <w:pPr>
        <w:spacing w:line="480" w:lineRule="auto"/>
        <w:jc w:val="both"/>
        <w:rPr>
          <w:rFonts w:ascii="Georgia" w:hAnsi="Georgia"/>
          <w:sz w:val="22"/>
          <w:szCs w:val="22"/>
        </w:rPr>
      </w:pPr>
    </w:p>
    <w:p w14:paraId="297CDF79" w14:textId="46125418" w:rsidR="00A408D8"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A model of localized, Chinook salmon depth occupancy has not yet been built. Most studies on depth occupancy in Chinook salmon have focused on understanding the factors influencing depth </w:t>
      </w:r>
      <w:r w:rsidRPr="00AC7417">
        <w:rPr>
          <w:rFonts w:ascii="Georgia" w:hAnsi="Georgia"/>
          <w:sz w:val="22"/>
          <w:szCs w:val="22"/>
        </w:rPr>
        <w:lastRenderedPageBreak/>
        <w:t>as opposed to developing inferential tools for localized prediction (Freshwater, 2024). One exception was Freshwater et al., (2024) who trained a model that leveraged localized environmental and temporal covariates to predict expected depth for Chinook salmon along the coast of Washington</w:t>
      </w:r>
      <w:ins w:id="77" w:author="Marcel Gietzmann-Sanders" w:date="2026-02-05T07:28:00Z" w16du:dateUtc="2026-02-05T12:28:00Z">
        <w:r w:rsidR="00787A89">
          <w:rPr>
            <w:rFonts w:ascii="Georgia" w:hAnsi="Georgia"/>
            <w:sz w:val="22"/>
            <w:szCs w:val="22"/>
          </w:rPr>
          <w:t xml:space="preserve"> (WA)</w:t>
        </w:r>
      </w:ins>
      <w:r w:rsidRPr="00AC7417">
        <w:rPr>
          <w:rFonts w:ascii="Georgia" w:hAnsi="Georgia"/>
          <w:sz w:val="22"/>
          <w:szCs w:val="22"/>
        </w:rPr>
        <w:t xml:space="preserve"> and British Columbia</w:t>
      </w:r>
      <w:ins w:id="78" w:author="Marcel Gietzmann-Sanders" w:date="2026-02-05T07:28:00Z" w16du:dateUtc="2026-02-05T12:28:00Z">
        <w:r w:rsidR="00787A89">
          <w:rPr>
            <w:rFonts w:ascii="Georgia" w:hAnsi="Georgia"/>
            <w:sz w:val="22"/>
            <w:szCs w:val="22"/>
          </w:rPr>
          <w:t xml:space="preserve"> (BC)</w:t>
        </w:r>
      </w:ins>
      <w:r w:rsidRPr="00AC7417">
        <w:rPr>
          <w:rFonts w:ascii="Georgia" w:hAnsi="Georgia"/>
          <w:sz w:val="22"/>
          <w:szCs w:val="22"/>
        </w:rPr>
        <w:t xml:space="preserve">. However, to assess relative risk with specific depth range, a model would need to estimate the distribution of fish over the entire </w:t>
      </w:r>
      <w:del w:id="79" w:author="Marcel Gietzmann-Sanders" w:date="2026-02-04T12:26:00Z" w16du:dateUtc="2026-02-04T17:26:00Z">
        <w:r w:rsidRPr="00AC7417" w:rsidDel="00166581">
          <w:rPr>
            <w:rFonts w:ascii="Georgia" w:hAnsi="Georgia"/>
            <w:sz w:val="22"/>
            <w:szCs w:val="22"/>
          </w:rPr>
          <w:delText xml:space="preserve">the </w:delText>
        </w:r>
      </w:del>
      <w:r w:rsidRPr="00AC7417">
        <w:rPr>
          <w:rFonts w:ascii="Georgia" w:hAnsi="Georgia"/>
          <w:sz w:val="22"/>
          <w:szCs w:val="22"/>
        </w:rPr>
        <w:t>water column.</w:t>
      </w:r>
      <w:r w:rsidR="002F2F18" w:rsidRPr="00AC7417">
        <w:rPr>
          <w:rFonts w:ascii="Georgia" w:hAnsi="Georgia"/>
          <w:sz w:val="22"/>
          <w:szCs w:val="22"/>
        </w:rPr>
        <w:t xml:space="preserve"> </w:t>
      </w:r>
      <w:r w:rsidRPr="00AC7417">
        <w:rPr>
          <w:rFonts w:ascii="Georgia" w:hAnsi="Georgia"/>
          <w:sz w:val="22"/>
          <w:szCs w:val="22"/>
        </w:rPr>
        <w:t xml:space="preserve"> Arostegui et al. </w:t>
      </w:r>
      <w:ins w:id="80" w:author="Marcel Gietzmann-Sanders" w:date="2026-02-05T10:48:00Z" w16du:dateUtc="2026-02-05T15:48:00Z">
        <w:r w:rsidR="004422D3">
          <w:rPr>
            <w:rFonts w:ascii="Georgia" w:hAnsi="Georgia"/>
            <w:sz w:val="22"/>
            <w:szCs w:val="22"/>
          </w:rPr>
          <w:t>[1</w:t>
        </w:r>
      </w:ins>
      <w:ins w:id="81" w:author="Marcel Gietzmann-Sanders" w:date="2026-02-05T10:49:00Z" w16du:dateUtc="2026-02-05T15:49:00Z">
        <w:r w:rsidR="004422D3">
          <w:rPr>
            <w:rFonts w:ascii="Georgia" w:hAnsi="Georgia"/>
            <w:sz w:val="22"/>
            <w:szCs w:val="22"/>
          </w:rPr>
          <w:t>8</w:t>
        </w:r>
      </w:ins>
      <w:ins w:id="82" w:author="Marcel Gietzmann-Sanders" w:date="2026-02-05T10:48:00Z" w16du:dateUtc="2026-02-05T15:48:00Z">
        <w:r w:rsidR="004422D3">
          <w:rPr>
            <w:rFonts w:ascii="Georgia" w:hAnsi="Georgia"/>
            <w:sz w:val="22"/>
            <w:szCs w:val="22"/>
          </w:rPr>
          <w:t>]</w:t>
        </w:r>
      </w:ins>
      <w:del w:id="83" w:author="Marcel Gietzmann-Sanders" w:date="2026-02-05T10:48:00Z" w16du:dateUtc="2026-02-05T15:48:00Z">
        <w:r w:rsidRPr="00AC7417" w:rsidDel="004422D3">
          <w:rPr>
            <w:rFonts w:ascii="Georgia" w:hAnsi="Georgia"/>
            <w:sz w:val="22"/>
            <w:szCs w:val="22"/>
          </w:rPr>
          <w:delText>(2017)</w:delText>
        </w:r>
      </w:del>
      <w:r w:rsidRPr="00AC7417">
        <w:rPr>
          <w:rFonts w:ascii="Georgia" w:hAnsi="Georgia"/>
          <w:sz w:val="22"/>
          <w:szCs w:val="22"/>
        </w:rPr>
        <w:t xml:space="preserve"> did produce such a distributional model but only used season and day/night as features </w:t>
      </w:r>
      <w:r w:rsidR="002F2F18" w:rsidRPr="00AC7417">
        <w:rPr>
          <w:rFonts w:ascii="Georgia" w:hAnsi="Georgia"/>
          <w:sz w:val="22"/>
          <w:szCs w:val="22"/>
        </w:rPr>
        <w:t>and only used data from a study are</w:t>
      </w:r>
      <w:r w:rsidR="008402F3">
        <w:rPr>
          <w:rFonts w:ascii="Georgia" w:hAnsi="Georgia"/>
          <w:sz w:val="22"/>
          <w:szCs w:val="22"/>
        </w:rPr>
        <w:t>a</w:t>
      </w:r>
      <w:r w:rsidR="002F2F18" w:rsidRPr="00AC7417">
        <w:rPr>
          <w:rFonts w:ascii="Georgia" w:hAnsi="Georgia"/>
          <w:sz w:val="22"/>
          <w:szCs w:val="22"/>
        </w:rPr>
        <w:t xml:space="preserve"> in Puget Sound, </w:t>
      </w:r>
      <w:r w:rsidRPr="00AC7417">
        <w:rPr>
          <w:rFonts w:ascii="Georgia" w:hAnsi="Georgia"/>
          <w:sz w:val="22"/>
          <w:szCs w:val="22"/>
        </w:rPr>
        <w:t xml:space="preserve">preventing the model from being amenable to localized and dynamic predictions. Combining these two approaches remains an open opportunity for Chinook salmon. </w:t>
      </w:r>
    </w:p>
    <w:p w14:paraId="763859D6" w14:textId="77777777" w:rsidR="00AB681D" w:rsidRPr="00AC7417" w:rsidRDefault="00AB681D" w:rsidP="003069E2">
      <w:pPr>
        <w:spacing w:line="480" w:lineRule="auto"/>
        <w:jc w:val="both"/>
        <w:rPr>
          <w:rFonts w:ascii="Georgia" w:hAnsi="Georgia"/>
          <w:sz w:val="22"/>
          <w:szCs w:val="22"/>
        </w:rPr>
      </w:pPr>
    </w:p>
    <w:p w14:paraId="7AEC9C67" w14:textId="6DDFA6B4" w:rsidR="00DE61C7" w:rsidRPr="00AC7417" w:rsidRDefault="002F2F18" w:rsidP="003069E2">
      <w:pPr>
        <w:spacing w:line="480" w:lineRule="auto"/>
        <w:jc w:val="both"/>
        <w:rPr>
          <w:rFonts w:ascii="Georgia" w:hAnsi="Georgia"/>
          <w:color w:val="222222"/>
          <w:sz w:val="22"/>
          <w:szCs w:val="22"/>
          <w:shd w:val="clear" w:color="auto" w:fill="FFFFFF"/>
        </w:rPr>
      </w:pPr>
      <w:r w:rsidRPr="00AC7417">
        <w:rPr>
          <w:rFonts w:ascii="Georgia" w:hAnsi="Georgia"/>
          <w:color w:val="222222"/>
          <w:sz w:val="22"/>
          <w:szCs w:val="22"/>
          <w:shd w:val="clear" w:color="auto" w:fill="FFFFFF"/>
        </w:rPr>
        <w:t xml:space="preserve">Our goal </w:t>
      </w:r>
      <w:ins w:id="84" w:author="Marcel Gietzmann-Sanders" w:date="2026-02-04T12:07:00Z" w16du:dateUtc="2026-02-04T17:07:00Z">
        <w:r w:rsidR="000062F0">
          <w:rPr>
            <w:rFonts w:ascii="Georgia" w:hAnsi="Georgia"/>
            <w:color w:val="222222"/>
            <w:sz w:val="22"/>
            <w:szCs w:val="22"/>
            <w:shd w:val="clear" w:color="auto" w:fill="FFFFFF"/>
          </w:rPr>
          <w:t>was</w:t>
        </w:r>
      </w:ins>
      <w:del w:id="85" w:author="Marcel Gietzmann-Sanders" w:date="2026-02-04T12:07:00Z" w16du:dateUtc="2026-02-04T17:07:00Z">
        <w:r w:rsidRPr="00AC7417" w:rsidDel="000062F0">
          <w:rPr>
            <w:rFonts w:ascii="Georgia" w:hAnsi="Georgia"/>
            <w:color w:val="222222"/>
            <w:sz w:val="22"/>
            <w:szCs w:val="22"/>
            <w:shd w:val="clear" w:color="auto" w:fill="FFFFFF"/>
          </w:rPr>
          <w:delText>is</w:delText>
        </w:r>
      </w:del>
      <w:r w:rsidRPr="00AC7417">
        <w:rPr>
          <w:rFonts w:ascii="Georgia" w:hAnsi="Georgia"/>
          <w:color w:val="222222"/>
          <w:sz w:val="22"/>
          <w:szCs w:val="22"/>
          <w:shd w:val="clear" w:color="auto" w:fill="FFFFFF"/>
        </w:rPr>
        <w:t xml:space="preserve"> to explore the extent to which probabilistic deep learning can inform Chinook salmon bycatch mitigation strategies, by building a model capable of predicting depth distribution at localized spatial scales. </w:t>
      </w:r>
      <w:r w:rsidR="00DE61C7" w:rsidRPr="00AC7417">
        <w:rPr>
          <w:rFonts w:ascii="Georgia" w:hAnsi="Georgia"/>
          <w:color w:val="222222"/>
          <w:sz w:val="22"/>
          <w:szCs w:val="22"/>
          <w:shd w:val="clear" w:color="auto" w:fill="FFFFFF"/>
        </w:rPr>
        <w:t xml:space="preserve">We </w:t>
      </w:r>
      <w:ins w:id="86" w:author="Marcel Gietzmann-Sanders" w:date="2026-02-04T12:07:00Z" w16du:dateUtc="2026-02-04T17:07:00Z">
        <w:r w:rsidR="000062F0">
          <w:rPr>
            <w:rFonts w:ascii="Georgia" w:hAnsi="Georgia"/>
            <w:color w:val="222222"/>
            <w:sz w:val="22"/>
            <w:szCs w:val="22"/>
            <w:shd w:val="clear" w:color="auto" w:fill="FFFFFF"/>
          </w:rPr>
          <w:t>did</w:t>
        </w:r>
      </w:ins>
      <w:del w:id="87" w:author="Marcel Gietzmann-Sanders" w:date="2026-02-04T12:07:00Z" w16du:dateUtc="2026-02-04T17:07:00Z">
        <w:r w:rsidR="00DE61C7" w:rsidRPr="00AC7417" w:rsidDel="000062F0">
          <w:rPr>
            <w:rFonts w:ascii="Georgia" w:hAnsi="Georgia"/>
            <w:color w:val="222222"/>
            <w:sz w:val="22"/>
            <w:szCs w:val="22"/>
            <w:shd w:val="clear" w:color="auto" w:fill="FFFFFF"/>
          </w:rPr>
          <w:delText>will do</w:delText>
        </w:r>
      </w:del>
      <w:r w:rsidR="00DE61C7" w:rsidRPr="00AC7417">
        <w:rPr>
          <w:rFonts w:ascii="Georgia" w:hAnsi="Georgia"/>
          <w:color w:val="222222"/>
          <w:sz w:val="22"/>
          <w:szCs w:val="22"/>
          <w:shd w:val="clear" w:color="auto" w:fill="FFFFFF"/>
        </w:rPr>
        <w:t xml:space="preserve"> this in three steps. First, we </w:t>
      </w:r>
      <w:del w:id="88" w:author="Marcel Gietzmann-Sanders" w:date="2026-02-04T12:07:00Z" w16du:dateUtc="2026-02-04T17:07:00Z">
        <w:r w:rsidR="00DE61C7" w:rsidRPr="00AC7417" w:rsidDel="000062F0">
          <w:rPr>
            <w:rFonts w:ascii="Georgia" w:hAnsi="Georgia"/>
            <w:color w:val="222222"/>
            <w:sz w:val="22"/>
            <w:szCs w:val="22"/>
            <w:shd w:val="clear" w:color="auto" w:fill="FFFFFF"/>
          </w:rPr>
          <w:delText>will build a</w:delText>
        </w:r>
      </w:del>
      <w:ins w:id="89" w:author="Marcel Gietzmann-Sanders" w:date="2026-02-04T12:07:00Z" w16du:dateUtc="2026-02-04T17:07:00Z">
        <w:r w:rsidR="000062F0">
          <w:rPr>
            <w:rFonts w:ascii="Georgia" w:hAnsi="Georgia"/>
            <w:color w:val="222222"/>
            <w:sz w:val="22"/>
            <w:szCs w:val="22"/>
            <w:shd w:val="clear" w:color="auto" w:fill="FFFFFF"/>
          </w:rPr>
          <w:t>built a</w:t>
        </w:r>
      </w:ins>
      <w:r w:rsidR="00DE61C7" w:rsidRPr="00AC7417">
        <w:rPr>
          <w:rFonts w:ascii="Georgia" w:hAnsi="Georgia"/>
          <w:color w:val="222222"/>
          <w:sz w:val="22"/>
          <w:szCs w:val="22"/>
          <w:shd w:val="clear" w:color="auto" w:fill="FFFFFF"/>
        </w:rPr>
        <w:t xml:space="preserve"> model that leverage</w:t>
      </w:r>
      <w:ins w:id="90" w:author="Marcel Gietzmann-Sanders" w:date="2026-02-04T12:07:00Z" w16du:dateUtc="2026-02-04T17:07:00Z">
        <w:r w:rsidR="000062F0">
          <w:rPr>
            <w:rFonts w:ascii="Georgia" w:hAnsi="Georgia"/>
            <w:color w:val="222222"/>
            <w:sz w:val="22"/>
            <w:szCs w:val="22"/>
            <w:shd w:val="clear" w:color="auto" w:fill="FFFFFF"/>
          </w:rPr>
          <w:t>d</w:t>
        </w:r>
      </w:ins>
      <w:del w:id="91" w:author="Marcel Gietzmann-Sanders" w:date="2026-02-04T12:07:00Z" w16du:dateUtc="2026-02-04T17:07:00Z">
        <w:r w:rsidR="00DE61C7" w:rsidRPr="00AC7417" w:rsidDel="000062F0">
          <w:rPr>
            <w:rFonts w:ascii="Georgia" w:hAnsi="Georgia"/>
            <w:color w:val="222222"/>
            <w:sz w:val="22"/>
            <w:szCs w:val="22"/>
            <w:shd w:val="clear" w:color="auto" w:fill="FFFFFF"/>
          </w:rPr>
          <w:delText>s</w:delText>
        </w:r>
      </w:del>
      <w:r w:rsidR="00DE61C7" w:rsidRPr="00AC7417">
        <w:rPr>
          <w:rFonts w:ascii="Georgia" w:hAnsi="Georgia"/>
          <w:color w:val="222222"/>
          <w:sz w:val="22"/>
          <w:szCs w:val="22"/>
          <w:shd w:val="clear" w:color="auto" w:fill="FFFFFF"/>
        </w:rPr>
        <w:t xml:space="preserve"> environmental and temporal </w:t>
      </w:r>
      <w:r w:rsidR="007F74A3" w:rsidRPr="00AC7417">
        <w:rPr>
          <w:rFonts w:ascii="Georgia" w:hAnsi="Georgia"/>
          <w:color w:val="222222"/>
          <w:sz w:val="22"/>
          <w:szCs w:val="22"/>
          <w:shd w:val="clear" w:color="auto" w:fill="FFFFFF"/>
        </w:rPr>
        <w:t>features</w:t>
      </w:r>
      <w:r w:rsidRPr="00AC7417">
        <w:rPr>
          <w:rFonts w:ascii="Georgia" w:hAnsi="Georgia"/>
          <w:color w:val="222222"/>
          <w:sz w:val="22"/>
          <w:szCs w:val="22"/>
          <w:shd w:val="clear" w:color="auto" w:fill="FFFFFF"/>
        </w:rPr>
        <w:t xml:space="preserve"> (such as time of day and/or seasonality) t</w:t>
      </w:r>
      <w:r w:rsidR="00DE61C7" w:rsidRPr="00AC7417">
        <w:rPr>
          <w:rFonts w:ascii="Georgia" w:hAnsi="Georgia"/>
          <w:color w:val="222222"/>
          <w:sz w:val="22"/>
          <w:szCs w:val="22"/>
          <w:shd w:val="clear" w:color="auto" w:fill="FFFFFF"/>
        </w:rPr>
        <w:t xml:space="preserve">o predict the relative likelihood of depth-bin occupancy by Chinook salmon throughout the water column. </w:t>
      </w:r>
      <w:r w:rsidR="000A3078" w:rsidRPr="00AC7417">
        <w:rPr>
          <w:rFonts w:ascii="Georgia" w:hAnsi="Georgia"/>
          <w:color w:val="222222"/>
          <w:sz w:val="22"/>
          <w:szCs w:val="22"/>
          <w:shd w:val="clear" w:color="auto" w:fill="FFFFFF"/>
        </w:rPr>
        <w:t>The predictor variables or features c</w:t>
      </w:r>
      <w:r w:rsidR="00DE61C7" w:rsidRPr="00AC7417">
        <w:rPr>
          <w:rFonts w:ascii="Georgia" w:hAnsi="Georgia"/>
          <w:color w:val="222222"/>
          <w:sz w:val="22"/>
          <w:szCs w:val="22"/>
          <w:shd w:val="clear" w:color="auto" w:fill="FFFFFF"/>
        </w:rPr>
        <w:t xml:space="preserve">onsidered </w:t>
      </w:r>
      <w:del w:id="92" w:author="Marcel Gietzmann-Sanders" w:date="2026-02-04T12:08:00Z" w16du:dateUtc="2026-02-04T17:08:00Z">
        <w:r w:rsidR="00DE61C7" w:rsidRPr="00AC7417" w:rsidDel="000062F0">
          <w:rPr>
            <w:rFonts w:ascii="Georgia" w:hAnsi="Georgia"/>
            <w:color w:val="222222"/>
            <w:sz w:val="22"/>
            <w:szCs w:val="22"/>
            <w:shd w:val="clear" w:color="auto" w:fill="FFFFFF"/>
          </w:rPr>
          <w:delText xml:space="preserve">will </w:delText>
        </w:r>
      </w:del>
      <w:r w:rsidR="00DE61C7" w:rsidRPr="00AC7417">
        <w:rPr>
          <w:rFonts w:ascii="Georgia" w:hAnsi="Georgia"/>
          <w:color w:val="222222"/>
          <w:sz w:val="22"/>
          <w:szCs w:val="22"/>
          <w:shd w:val="clear" w:color="auto" w:fill="FFFFFF"/>
        </w:rPr>
        <w:t>include</w:t>
      </w:r>
      <w:ins w:id="93" w:author="Marcel Gietzmann-Sanders" w:date="2026-02-04T12:08:00Z" w16du:dateUtc="2026-02-04T17:08:00Z">
        <w:r w:rsidR="000062F0">
          <w:rPr>
            <w:rFonts w:ascii="Georgia" w:hAnsi="Georgia"/>
            <w:color w:val="222222"/>
            <w:sz w:val="22"/>
            <w:szCs w:val="22"/>
            <w:shd w:val="clear" w:color="auto" w:fill="FFFFFF"/>
          </w:rPr>
          <w:t>d</w:t>
        </w:r>
      </w:ins>
      <w:r w:rsidR="00DE61C7" w:rsidRPr="00AC7417">
        <w:rPr>
          <w:rFonts w:ascii="Georgia" w:hAnsi="Georgia"/>
          <w:color w:val="222222"/>
          <w:sz w:val="22"/>
          <w:szCs w:val="22"/>
          <w:shd w:val="clear" w:color="auto" w:fill="FFFFFF"/>
        </w:rPr>
        <w:t xml:space="preserve"> oceanographic, biochemical, seasonal, and diurnal characteristics. Second, we</w:t>
      </w:r>
      <w:ins w:id="94" w:author="Marcel Gietzmann-Sanders" w:date="2026-02-04T12:08:00Z" w16du:dateUtc="2026-02-04T17:08:00Z">
        <w:r w:rsidR="000062F0">
          <w:rPr>
            <w:rFonts w:ascii="Georgia" w:hAnsi="Georgia"/>
            <w:color w:val="222222"/>
            <w:sz w:val="22"/>
            <w:szCs w:val="22"/>
            <w:shd w:val="clear" w:color="auto" w:fill="FFFFFF"/>
          </w:rPr>
          <w:t xml:space="preserve"> </w:t>
        </w:r>
      </w:ins>
      <w:del w:id="95" w:author="Marcel Gietzmann-Sanders" w:date="2026-02-04T12:08:00Z" w16du:dateUtc="2026-02-04T17:08:00Z">
        <w:r w:rsidR="00DE61C7" w:rsidRPr="00AC7417" w:rsidDel="000062F0">
          <w:rPr>
            <w:rFonts w:ascii="Georgia" w:hAnsi="Georgia"/>
            <w:color w:val="222222"/>
            <w:sz w:val="22"/>
            <w:szCs w:val="22"/>
            <w:shd w:val="clear" w:color="auto" w:fill="FFFFFF"/>
          </w:rPr>
          <w:delText xml:space="preserve"> will </w:delText>
        </w:r>
      </w:del>
      <w:r w:rsidR="00DE61C7" w:rsidRPr="00AC7417">
        <w:rPr>
          <w:rFonts w:ascii="Georgia" w:hAnsi="Georgia"/>
          <w:color w:val="222222"/>
          <w:sz w:val="22"/>
          <w:szCs w:val="22"/>
          <w:shd w:val="clear" w:color="auto" w:fill="FFFFFF"/>
        </w:rPr>
        <w:t>evaluate</w:t>
      </w:r>
      <w:ins w:id="96" w:author="Marcel Gietzmann-Sanders" w:date="2026-02-04T12:08:00Z" w16du:dateUtc="2026-02-04T17:08:00Z">
        <w:r w:rsidR="000062F0">
          <w:rPr>
            <w:rFonts w:ascii="Georgia" w:hAnsi="Georgia"/>
            <w:color w:val="222222"/>
            <w:sz w:val="22"/>
            <w:szCs w:val="22"/>
            <w:shd w:val="clear" w:color="auto" w:fill="FFFFFF"/>
          </w:rPr>
          <w:t>d</w:t>
        </w:r>
      </w:ins>
      <w:r w:rsidR="00DE61C7" w:rsidRPr="00AC7417">
        <w:rPr>
          <w:rFonts w:ascii="Georgia" w:hAnsi="Georgia"/>
          <w:color w:val="222222"/>
          <w:sz w:val="22"/>
          <w:szCs w:val="22"/>
          <w:shd w:val="clear" w:color="auto" w:fill="FFFFFF"/>
        </w:rPr>
        <w:t xml:space="preserve"> the model’s predictions against observed depth occupancy and compare</w:t>
      </w:r>
      <w:ins w:id="97" w:author="Marcel Gietzmann-Sanders" w:date="2026-02-04T12:08:00Z" w16du:dateUtc="2026-02-04T17:08:00Z">
        <w:r w:rsidR="000062F0">
          <w:rPr>
            <w:rFonts w:ascii="Georgia" w:hAnsi="Georgia"/>
            <w:color w:val="222222"/>
            <w:sz w:val="22"/>
            <w:szCs w:val="22"/>
            <w:shd w:val="clear" w:color="auto" w:fill="FFFFFF"/>
          </w:rPr>
          <w:t>d</w:t>
        </w:r>
      </w:ins>
      <w:r w:rsidR="00DE61C7" w:rsidRPr="00AC7417">
        <w:rPr>
          <w:rFonts w:ascii="Georgia" w:hAnsi="Georgia"/>
          <w:color w:val="222222"/>
          <w:sz w:val="22"/>
          <w:szCs w:val="22"/>
          <w:shd w:val="clear" w:color="auto" w:fill="FFFFFF"/>
        </w:rPr>
        <w:t xml:space="preserve"> it to patterns observed in past research. Finally, we </w:t>
      </w:r>
      <w:del w:id="98" w:author="Marcel Gietzmann-Sanders" w:date="2026-02-04T12:08:00Z" w16du:dateUtc="2026-02-04T17:08:00Z">
        <w:r w:rsidR="00DE61C7" w:rsidRPr="00AC7417" w:rsidDel="000062F0">
          <w:rPr>
            <w:rFonts w:ascii="Georgia" w:hAnsi="Georgia"/>
            <w:color w:val="222222"/>
            <w:sz w:val="22"/>
            <w:szCs w:val="22"/>
            <w:shd w:val="clear" w:color="auto" w:fill="FFFFFF"/>
          </w:rPr>
          <w:delText xml:space="preserve">will </w:delText>
        </w:r>
      </w:del>
      <w:r w:rsidR="00DE61C7" w:rsidRPr="00AC7417">
        <w:rPr>
          <w:rFonts w:ascii="Georgia" w:hAnsi="Georgia"/>
          <w:color w:val="222222"/>
          <w:sz w:val="22"/>
          <w:szCs w:val="22"/>
          <w:shd w:val="clear" w:color="auto" w:fill="FFFFFF"/>
        </w:rPr>
        <w:t>generate</w:t>
      </w:r>
      <w:ins w:id="99" w:author="Marcel Gietzmann-Sanders" w:date="2026-02-04T12:08:00Z" w16du:dateUtc="2026-02-04T17:08:00Z">
        <w:r w:rsidR="000062F0">
          <w:rPr>
            <w:rFonts w:ascii="Georgia" w:hAnsi="Georgia"/>
            <w:color w:val="222222"/>
            <w:sz w:val="22"/>
            <w:szCs w:val="22"/>
            <w:shd w:val="clear" w:color="auto" w:fill="FFFFFF"/>
          </w:rPr>
          <w:t>d</w:t>
        </w:r>
      </w:ins>
      <w:r w:rsidR="00DE61C7" w:rsidRPr="00AC7417">
        <w:rPr>
          <w:rFonts w:ascii="Georgia" w:hAnsi="Georgia"/>
          <w:color w:val="222222"/>
          <w:sz w:val="22"/>
          <w:szCs w:val="22"/>
          <w:shd w:val="clear" w:color="auto" w:fill="FFFFFF"/>
        </w:rPr>
        <w:t xml:space="preserve"> a year's worth of predictions </w:t>
      </w:r>
      <w:r w:rsidR="00274405" w:rsidRPr="00AC7417">
        <w:rPr>
          <w:rFonts w:ascii="Georgia" w:hAnsi="Georgia"/>
          <w:color w:val="222222"/>
          <w:sz w:val="22"/>
          <w:szCs w:val="22"/>
          <w:shd w:val="clear" w:color="auto" w:fill="FFFFFF"/>
        </w:rPr>
        <w:t xml:space="preserve">across the spatial domain of </w:t>
      </w:r>
      <w:r w:rsidR="00DE61C7" w:rsidRPr="00AC7417">
        <w:rPr>
          <w:rFonts w:ascii="Georgia" w:hAnsi="Georgia"/>
          <w:color w:val="222222"/>
          <w:sz w:val="22"/>
          <w:szCs w:val="22"/>
          <w:shd w:val="clear" w:color="auto" w:fill="FFFFFF"/>
        </w:rPr>
        <w:t xml:space="preserve">the Gulf of Alaska </w:t>
      </w:r>
      <w:del w:id="100" w:author="Marcel Gietzmann-Sanders" w:date="2026-02-04T12:08:00Z" w16du:dateUtc="2026-02-04T17:08:00Z">
        <w:r w:rsidR="00DE61C7" w:rsidRPr="00AC7417" w:rsidDel="000062F0">
          <w:rPr>
            <w:rFonts w:ascii="Georgia" w:hAnsi="Georgia"/>
            <w:color w:val="222222"/>
            <w:sz w:val="22"/>
            <w:szCs w:val="22"/>
            <w:shd w:val="clear" w:color="auto" w:fill="FFFFFF"/>
          </w:rPr>
          <w:delText xml:space="preserve">and </w:delText>
        </w:r>
      </w:del>
      <w:ins w:id="101" w:author="Marcel Gietzmann-Sanders" w:date="2026-02-04T12:08:00Z" w16du:dateUtc="2026-02-04T17:08:00Z">
        <w:r w:rsidR="000062F0">
          <w:rPr>
            <w:rFonts w:ascii="Georgia" w:hAnsi="Georgia"/>
            <w:color w:val="222222"/>
            <w:sz w:val="22"/>
            <w:szCs w:val="22"/>
            <w:shd w:val="clear" w:color="auto" w:fill="FFFFFF"/>
          </w:rPr>
          <w:t>to</w:t>
        </w:r>
        <w:r w:rsidR="000062F0" w:rsidRPr="00AC7417">
          <w:rPr>
            <w:rFonts w:ascii="Georgia" w:hAnsi="Georgia"/>
            <w:color w:val="222222"/>
            <w:sz w:val="22"/>
            <w:szCs w:val="22"/>
            <w:shd w:val="clear" w:color="auto" w:fill="FFFFFF"/>
          </w:rPr>
          <w:t xml:space="preserve"> </w:t>
        </w:r>
      </w:ins>
      <w:r w:rsidR="00DE61C7" w:rsidRPr="00AC7417">
        <w:rPr>
          <w:rFonts w:ascii="Georgia" w:hAnsi="Georgia"/>
          <w:color w:val="222222"/>
          <w:sz w:val="22"/>
          <w:szCs w:val="22"/>
          <w:shd w:val="clear" w:color="auto" w:fill="FFFFFF"/>
        </w:rPr>
        <w:t>illustrate how those predictions can inform the selection of places and times where there is lower risk of Chinook occupancy near the sea floor</w:t>
      </w:r>
      <w:r w:rsidR="00981E05" w:rsidRPr="00AC7417">
        <w:rPr>
          <w:rFonts w:ascii="Georgia" w:hAnsi="Georgia"/>
          <w:color w:val="222222"/>
          <w:sz w:val="22"/>
          <w:szCs w:val="22"/>
          <w:shd w:val="clear" w:color="auto" w:fill="FFFFFF"/>
        </w:rPr>
        <w:t xml:space="preserve">, </w:t>
      </w:r>
      <w:r w:rsidR="006C2CCD" w:rsidRPr="00AC7417">
        <w:rPr>
          <w:rFonts w:ascii="Georgia" w:hAnsi="Georgia"/>
          <w:color w:val="222222"/>
          <w:sz w:val="22"/>
          <w:szCs w:val="22"/>
          <w:shd w:val="clear" w:color="auto" w:fill="FFFFFF"/>
        </w:rPr>
        <w:t>at depths proximate to where trawl fishing for pollock often occurs</w:t>
      </w:r>
      <w:r w:rsidR="00DE61C7" w:rsidRPr="00AC7417">
        <w:rPr>
          <w:rFonts w:ascii="Georgia" w:hAnsi="Georgia"/>
          <w:color w:val="222222"/>
          <w:sz w:val="22"/>
          <w:szCs w:val="22"/>
          <w:shd w:val="clear" w:color="auto" w:fill="FFFFFF"/>
        </w:rPr>
        <w:t>.</w:t>
      </w:r>
    </w:p>
    <w:p w14:paraId="0D0F2FF7" w14:textId="77777777" w:rsidR="00291F50" w:rsidRPr="00AC7417" w:rsidRDefault="00291F50" w:rsidP="003069E2">
      <w:pPr>
        <w:spacing w:after="160" w:line="480" w:lineRule="auto"/>
        <w:rPr>
          <w:rFonts w:ascii="Georgia" w:hAnsi="Georgia"/>
          <w:color w:val="222222"/>
          <w:sz w:val="22"/>
          <w:szCs w:val="22"/>
          <w:shd w:val="clear" w:color="auto" w:fill="FFFFFF"/>
        </w:rPr>
      </w:pPr>
    </w:p>
    <w:p w14:paraId="2CDF00E0" w14:textId="6C497B1D" w:rsidR="00DE61C7" w:rsidRPr="00154596" w:rsidRDefault="00DE61C7" w:rsidP="00154596">
      <w:pPr>
        <w:spacing w:after="160" w:line="480" w:lineRule="auto"/>
        <w:rPr>
          <w:rFonts w:ascii="Georgia" w:hAnsi="Georgia"/>
          <w:b/>
          <w:bCs/>
          <w:color w:val="222222"/>
          <w:sz w:val="32"/>
          <w:szCs w:val="32"/>
          <w:shd w:val="clear" w:color="auto" w:fill="FFFFFF"/>
        </w:rPr>
      </w:pPr>
      <w:r w:rsidRPr="00AC7417">
        <w:rPr>
          <w:rFonts w:ascii="Georgia" w:hAnsi="Georgia"/>
          <w:b/>
          <w:bCs/>
          <w:color w:val="222222"/>
          <w:sz w:val="32"/>
          <w:szCs w:val="32"/>
          <w:shd w:val="clear" w:color="auto" w:fill="FFFFFF"/>
        </w:rPr>
        <w:t>Methods</w:t>
      </w:r>
    </w:p>
    <w:p w14:paraId="55E43A44" w14:textId="0BBCFD2E" w:rsidR="00DE61C7" w:rsidRPr="00AC7417" w:rsidRDefault="00DE61C7" w:rsidP="003069E2">
      <w:pPr>
        <w:spacing w:line="480" w:lineRule="auto"/>
        <w:jc w:val="both"/>
        <w:rPr>
          <w:rFonts w:ascii="Georgia" w:hAnsi="Georgia"/>
          <w:b/>
          <w:bCs/>
          <w:sz w:val="28"/>
          <w:szCs w:val="28"/>
        </w:rPr>
      </w:pPr>
      <w:r w:rsidRPr="00AC7417">
        <w:rPr>
          <w:rFonts w:ascii="Georgia" w:hAnsi="Georgia"/>
          <w:b/>
          <w:bCs/>
          <w:sz w:val="28"/>
          <w:szCs w:val="28"/>
        </w:rPr>
        <w:t>Overview of Model Training</w:t>
      </w:r>
    </w:p>
    <w:p w14:paraId="2AFE96B9" w14:textId="1A4649B1"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lastRenderedPageBreak/>
        <w:t>To</w:t>
      </w:r>
      <w:r w:rsidR="007D0E95" w:rsidRPr="00AC7417">
        <w:rPr>
          <w:rFonts w:ascii="Georgia" w:hAnsi="Georgia"/>
          <w:sz w:val="22"/>
          <w:szCs w:val="22"/>
        </w:rPr>
        <w:t xml:space="preserve"> predict fish occupation of discrete depth bins</w:t>
      </w:r>
      <w:r w:rsidRPr="00AC7417">
        <w:rPr>
          <w:rFonts w:ascii="Georgia" w:hAnsi="Georgia"/>
          <w:sz w:val="22"/>
          <w:szCs w:val="22"/>
        </w:rPr>
        <w:t xml:space="preserve"> us</w:t>
      </w:r>
      <w:r w:rsidR="007D0E95" w:rsidRPr="00AC7417">
        <w:rPr>
          <w:rFonts w:ascii="Georgia" w:hAnsi="Georgia"/>
          <w:sz w:val="22"/>
          <w:szCs w:val="22"/>
        </w:rPr>
        <w:t>ing</w:t>
      </w:r>
      <w:r w:rsidRPr="00AC7417">
        <w:rPr>
          <w:rFonts w:ascii="Georgia" w:hAnsi="Georgia"/>
          <w:sz w:val="22"/>
          <w:szCs w:val="22"/>
        </w:rPr>
        <w:t xml:space="preserve"> environmental and temporal</w:t>
      </w:r>
      <w:r w:rsidR="002A2438" w:rsidRPr="00AC7417">
        <w:rPr>
          <w:rFonts w:ascii="Georgia" w:hAnsi="Georgia"/>
          <w:sz w:val="22"/>
          <w:szCs w:val="22"/>
        </w:rPr>
        <w:t xml:space="preserve"> </w:t>
      </w:r>
      <w:r w:rsidR="007F74A3" w:rsidRPr="00AC7417">
        <w:rPr>
          <w:rFonts w:ascii="Georgia" w:hAnsi="Georgia"/>
          <w:sz w:val="22"/>
          <w:szCs w:val="22"/>
        </w:rPr>
        <w:t>features</w:t>
      </w:r>
      <w:r w:rsidR="002A2438" w:rsidRPr="00AC7417">
        <w:rPr>
          <w:rFonts w:ascii="Georgia" w:hAnsi="Georgia"/>
          <w:sz w:val="22"/>
          <w:szCs w:val="22"/>
        </w:rPr>
        <w:t xml:space="preserve"> (e.g. day of year and time of day)</w:t>
      </w:r>
      <w:r w:rsidRPr="00AC7417">
        <w:rPr>
          <w:rFonts w:ascii="Georgia" w:hAnsi="Georgia"/>
          <w:sz w:val="22"/>
          <w:szCs w:val="22"/>
        </w:rPr>
        <w:t>, we applied probabilistic deep learning (</w:t>
      </w:r>
      <w:ins w:id="102" w:author="Marcel Gietzmann-Sanders" w:date="2026-02-05T09:48:00Z" w16du:dateUtc="2026-02-05T14:48:00Z">
        <w:r w:rsidR="00A864C2" w:rsidRPr="00A864C2">
          <w:rPr>
            <w:rFonts w:ascii="Georgia" w:hAnsi="Georgia"/>
            <w:sz w:val="22"/>
            <w:szCs w:val="22"/>
          </w:rPr>
          <w:t>Dürr</w:t>
        </w:r>
      </w:ins>
      <w:del w:id="103" w:author="Marcel Gietzmann-Sanders" w:date="2026-02-05T09:48:00Z" w16du:dateUtc="2026-02-05T14:48:00Z">
        <w:r w:rsidRPr="00AC7417" w:rsidDel="00A864C2">
          <w:rPr>
            <w:rFonts w:ascii="Georgia" w:hAnsi="Georgia"/>
            <w:sz w:val="22"/>
            <w:szCs w:val="22"/>
          </w:rPr>
          <w:delText>Durr</w:delText>
        </w:r>
      </w:del>
      <w:r w:rsidRPr="00AC7417">
        <w:rPr>
          <w:rFonts w:ascii="Georgia" w:hAnsi="Georgia"/>
          <w:sz w:val="22"/>
          <w:szCs w:val="22"/>
        </w:rPr>
        <w:t xml:space="preserve">, 2020) and framed the problem as a classification of fish occupancy within those </w:t>
      </w:r>
      <w:r w:rsidR="004534C7" w:rsidRPr="00AC7417">
        <w:rPr>
          <w:rFonts w:ascii="Georgia" w:hAnsi="Georgia"/>
          <w:sz w:val="22"/>
          <w:szCs w:val="22"/>
        </w:rPr>
        <w:t xml:space="preserve">depth </w:t>
      </w:r>
      <w:r w:rsidRPr="00AC7417">
        <w:rPr>
          <w:rFonts w:ascii="Georgia" w:hAnsi="Georgia"/>
          <w:sz w:val="22"/>
          <w:szCs w:val="22"/>
        </w:rPr>
        <w:t>bins. As such, the model was trained over a dataset where each sample in that dataset corresponds to one fish at a specific location and time</w:t>
      </w:r>
      <w:r w:rsidR="00B21EF8" w:rsidRPr="00AC7417">
        <w:rPr>
          <w:rFonts w:ascii="Georgia" w:hAnsi="Georgia"/>
          <w:sz w:val="22"/>
          <w:szCs w:val="22"/>
        </w:rPr>
        <w:t>,</w:t>
      </w:r>
      <w:r w:rsidRPr="00AC7417">
        <w:rPr>
          <w:rFonts w:ascii="Georgia" w:hAnsi="Georgia"/>
          <w:sz w:val="22"/>
          <w:szCs w:val="22"/>
        </w:rPr>
        <w:t xml:space="preserve"> and that fish's "classification" is defined as the depth bin it was observed to occupy. Features for each sample are derived from the environmental and/or temporal </w:t>
      </w:r>
      <w:r w:rsidR="002F2F18" w:rsidRPr="00AC7417">
        <w:rPr>
          <w:rFonts w:ascii="Georgia" w:hAnsi="Georgia"/>
          <w:sz w:val="22"/>
          <w:szCs w:val="22"/>
        </w:rPr>
        <w:t>variables</w:t>
      </w:r>
      <w:r w:rsidRPr="00AC7417">
        <w:rPr>
          <w:rFonts w:ascii="Georgia" w:hAnsi="Georgia"/>
          <w:sz w:val="22"/>
          <w:szCs w:val="22"/>
        </w:rPr>
        <w:t xml:space="preserve"> associated with the depth bins at that position. Model training then aimed to reduce categorical cross entropy – a loss function whose negative </w:t>
      </w:r>
      <w:r w:rsidR="001776CE">
        <w:rPr>
          <w:rFonts w:ascii="Georgia" w:hAnsi="Georgia"/>
          <w:sz w:val="22"/>
          <w:szCs w:val="22"/>
        </w:rPr>
        <w:t>is proportional to</w:t>
      </w:r>
      <w:r w:rsidRPr="00AC7417">
        <w:rPr>
          <w:rFonts w:ascii="Georgia" w:hAnsi="Georgia"/>
          <w:sz w:val="22"/>
          <w:szCs w:val="22"/>
        </w:rPr>
        <w:t xml:space="preserve"> the likelihood of the observed data given the predictions. Deep learning was selected as such models can learn highly non-linear, combinatorial patterns (</w:t>
      </w:r>
      <w:ins w:id="104" w:author="Marcel Gietzmann-Sanders" w:date="2026-02-05T09:48:00Z" w16du:dateUtc="2026-02-05T14:48:00Z">
        <w:r w:rsidR="00A864C2" w:rsidRPr="00A864C2">
          <w:rPr>
            <w:rFonts w:ascii="Georgia" w:hAnsi="Georgia"/>
            <w:sz w:val="22"/>
            <w:szCs w:val="22"/>
          </w:rPr>
          <w:t>Dürr</w:t>
        </w:r>
      </w:ins>
      <w:del w:id="105" w:author="Marcel Gietzmann-Sanders" w:date="2026-02-05T09:48:00Z" w16du:dateUtc="2026-02-05T14:48:00Z">
        <w:r w:rsidRPr="00AC7417" w:rsidDel="00A864C2">
          <w:rPr>
            <w:rFonts w:ascii="Georgia" w:hAnsi="Georgia"/>
            <w:sz w:val="22"/>
            <w:szCs w:val="22"/>
          </w:rPr>
          <w:delText>Durr</w:delText>
        </w:r>
      </w:del>
      <w:r w:rsidRPr="00AC7417">
        <w:rPr>
          <w:rFonts w:ascii="Georgia" w:hAnsi="Georgia"/>
          <w:sz w:val="22"/>
          <w:szCs w:val="22"/>
        </w:rPr>
        <w:t>, 2020).</w:t>
      </w:r>
    </w:p>
    <w:p w14:paraId="03E8F135" w14:textId="77777777" w:rsidR="00DE61C7" w:rsidRPr="00AC7417" w:rsidRDefault="00DE61C7" w:rsidP="003069E2">
      <w:pPr>
        <w:spacing w:line="480" w:lineRule="auto"/>
        <w:jc w:val="both"/>
        <w:rPr>
          <w:rFonts w:ascii="Georgia" w:hAnsi="Georgia"/>
          <w:sz w:val="22"/>
          <w:szCs w:val="22"/>
        </w:rPr>
      </w:pPr>
    </w:p>
    <w:p w14:paraId="1A7A21FF" w14:textId="70490534"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Broadly, models were built using the following steps. First, we retrieved Chinook salmon movement tracks from prior research in the Gulf of Alaska and Eastern Bering Sea (Seitz, 2024). The position and depth data were then transformed to provide samples for a classification model and split into training </w:t>
      </w:r>
      <w:r w:rsidR="00386F1F" w:rsidRPr="00AC7417">
        <w:rPr>
          <w:rFonts w:ascii="Georgia" w:hAnsi="Georgia"/>
          <w:sz w:val="22"/>
          <w:szCs w:val="22"/>
        </w:rPr>
        <w:t xml:space="preserve">(65%) </w:t>
      </w:r>
      <w:r w:rsidRPr="00AC7417">
        <w:rPr>
          <w:rFonts w:ascii="Georgia" w:hAnsi="Georgia"/>
          <w:sz w:val="22"/>
          <w:szCs w:val="22"/>
        </w:rPr>
        <w:t xml:space="preserve">and validation </w:t>
      </w:r>
      <w:r w:rsidR="00386F1F" w:rsidRPr="00AC7417">
        <w:rPr>
          <w:rFonts w:ascii="Georgia" w:hAnsi="Georgia"/>
          <w:sz w:val="22"/>
          <w:szCs w:val="22"/>
        </w:rPr>
        <w:t xml:space="preserve">(35%) </w:t>
      </w:r>
      <w:r w:rsidRPr="00AC7417">
        <w:rPr>
          <w:rFonts w:ascii="Georgia" w:hAnsi="Georgia"/>
          <w:sz w:val="22"/>
          <w:szCs w:val="22"/>
        </w:rPr>
        <w:t>sets. Environmental data was retrieved from the Copernicus Marine Service and temporal data derived from “</w:t>
      </w:r>
      <w:proofErr w:type="spellStart"/>
      <w:r w:rsidRPr="00AC7417">
        <w:rPr>
          <w:rFonts w:ascii="Georgia" w:hAnsi="Georgia"/>
          <w:sz w:val="22"/>
          <w:szCs w:val="22"/>
        </w:rPr>
        <w:t>ephem</w:t>
      </w:r>
      <w:proofErr w:type="spellEnd"/>
      <w:r w:rsidRPr="00AC7417">
        <w:rPr>
          <w:rFonts w:ascii="Georgia" w:hAnsi="Georgia"/>
          <w:sz w:val="22"/>
          <w:szCs w:val="22"/>
        </w:rPr>
        <w:t>” and “</w:t>
      </w:r>
      <w:proofErr w:type="spellStart"/>
      <w:r w:rsidRPr="00AC7417">
        <w:rPr>
          <w:rFonts w:ascii="Georgia" w:hAnsi="Georgia"/>
          <w:sz w:val="22"/>
          <w:szCs w:val="22"/>
        </w:rPr>
        <w:t>suntimes</w:t>
      </w:r>
      <w:proofErr w:type="spellEnd"/>
      <w:r w:rsidRPr="00AC7417">
        <w:rPr>
          <w:rFonts w:ascii="Georgia" w:hAnsi="Georgia"/>
          <w:sz w:val="22"/>
          <w:szCs w:val="22"/>
        </w:rPr>
        <w:t xml:space="preserve">” packages in Python. These data were then aggregated, scaled, and joined to the movement tracks to provide model features. Given the high dimensionality of this feature space, a novel dimensionality reduction technique was applied. Models were trained over a variety of increasingly comprehensive feature sets and the final model selected using loss over the validation set. The following paragraphs describe each of these steps in detail. </w:t>
      </w:r>
    </w:p>
    <w:p w14:paraId="5A76FFC3" w14:textId="77777777" w:rsidR="00DE61C7" w:rsidRPr="00AC7417" w:rsidRDefault="00DE61C7" w:rsidP="003069E2">
      <w:pPr>
        <w:spacing w:line="480" w:lineRule="auto"/>
        <w:jc w:val="both"/>
        <w:rPr>
          <w:rFonts w:ascii="Georgia" w:hAnsi="Georgia"/>
          <w:sz w:val="22"/>
          <w:szCs w:val="22"/>
        </w:rPr>
      </w:pPr>
    </w:p>
    <w:p w14:paraId="5B216BF2" w14:textId="303F6972" w:rsidR="00DE61C7" w:rsidRPr="00AC7417" w:rsidRDefault="00DE61C7" w:rsidP="003069E2">
      <w:pPr>
        <w:spacing w:line="480" w:lineRule="auto"/>
        <w:jc w:val="both"/>
        <w:rPr>
          <w:rFonts w:ascii="Georgia" w:hAnsi="Georgia"/>
          <w:b/>
          <w:bCs/>
          <w:sz w:val="28"/>
          <w:szCs w:val="28"/>
        </w:rPr>
      </w:pPr>
      <w:r w:rsidRPr="00AC7417">
        <w:rPr>
          <w:rFonts w:ascii="Georgia" w:hAnsi="Georgia"/>
          <w:b/>
          <w:bCs/>
          <w:sz w:val="28"/>
          <w:szCs w:val="28"/>
        </w:rPr>
        <w:t>Details of Model Training</w:t>
      </w:r>
    </w:p>
    <w:p w14:paraId="5DF181AC" w14:textId="79EDDBC4" w:rsidR="00DE61C7" w:rsidRDefault="00DE61C7" w:rsidP="003069E2">
      <w:pPr>
        <w:spacing w:line="480" w:lineRule="auto"/>
        <w:jc w:val="both"/>
        <w:rPr>
          <w:rFonts w:ascii="Georgia" w:hAnsi="Georgia"/>
          <w:sz w:val="22"/>
          <w:szCs w:val="22"/>
        </w:rPr>
      </w:pPr>
      <w:r w:rsidRPr="00AC7417">
        <w:rPr>
          <w:rFonts w:ascii="Georgia" w:hAnsi="Georgia"/>
          <w:sz w:val="22"/>
          <w:szCs w:val="22"/>
        </w:rPr>
        <w:t xml:space="preserve">Chinook salmon movement tracks (Seitz, 2024), consisting of daily estimated positions </w:t>
      </w:r>
      <w:r w:rsidR="007D1EB4" w:rsidRPr="00AC7417">
        <w:rPr>
          <w:rFonts w:ascii="Georgia" w:hAnsi="Georgia"/>
          <w:sz w:val="22"/>
          <w:szCs w:val="22"/>
        </w:rPr>
        <w:t xml:space="preserve">(Figure 1) </w:t>
      </w:r>
      <w:r w:rsidRPr="00AC7417">
        <w:rPr>
          <w:rFonts w:ascii="Georgia" w:hAnsi="Georgia"/>
          <w:sz w:val="22"/>
          <w:szCs w:val="22"/>
        </w:rPr>
        <w:t xml:space="preserve">and depths were used to train and test our models. Fish (62-100cm fork length) were caught and tagged near Dutch Harbor, AK </w:t>
      </w:r>
      <w:r w:rsidR="00386F1F" w:rsidRPr="00AC7417">
        <w:rPr>
          <w:rFonts w:ascii="Georgia" w:hAnsi="Georgia"/>
          <w:sz w:val="22"/>
          <w:szCs w:val="22"/>
        </w:rPr>
        <w:t xml:space="preserve">(n=20), </w:t>
      </w:r>
      <w:r w:rsidRPr="00AC7417">
        <w:rPr>
          <w:rFonts w:ascii="Georgia" w:hAnsi="Georgia"/>
          <w:sz w:val="22"/>
          <w:szCs w:val="22"/>
        </w:rPr>
        <w:t>Chignik, AK (n=</w:t>
      </w:r>
      <w:r w:rsidR="00386F1F" w:rsidRPr="00AC7417">
        <w:rPr>
          <w:rFonts w:ascii="Georgia" w:hAnsi="Georgia"/>
          <w:sz w:val="22"/>
          <w:szCs w:val="22"/>
        </w:rPr>
        <w:t>16</w:t>
      </w:r>
      <w:r w:rsidRPr="00AC7417">
        <w:rPr>
          <w:rFonts w:ascii="Georgia" w:hAnsi="Georgia"/>
          <w:sz w:val="22"/>
          <w:szCs w:val="22"/>
        </w:rPr>
        <w:t xml:space="preserve">), </w:t>
      </w:r>
      <w:r w:rsidR="00386F1F" w:rsidRPr="00AC7417">
        <w:rPr>
          <w:rFonts w:ascii="Georgia" w:hAnsi="Georgia"/>
          <w:sz w:val="22"/>
          <w:szCs w:val="22"/>
        </w:rPr>
        <w:t xml:space="preserve">Craig, AK (n=8), </w:t>
      </w:r>
      <w:r w:rsidRPr="00AC7417">
        <w:rPr>
          <w:rFonts w:ascii="Georgia" w:hAnsi="Georgia"/>
          <w:sz w:val="22"/>
          <w:szCs w:val="22"/>
        </w:rPr>
        <w:t>Homer, AK (n=</w:t>
      </w:r>
      <w:r w:rsidR="00386F1F" w:rsidRPr="00AC7417">
        <w:rPr>
          <w:rFonts w:ascii="Georgia" w:hAnsi="Georgia"/>
          <w:sz w:val="22"/>
          <w:szCs w:val="22"/>
        </w:rPr>
        <w:t>20</w:t>
      </w:r>
      <w:r w:rsidRPr="00AC7417">
        <w:rPr>
          <w:rFonts w:ascii="Georgia" w:hAnsi="Georgia"/>
          <w:sz w:val="22"/>
          <w:szCs w:val="22"/>
        </w:rPr>
        <w:t xml:space="preserve">), </w:t>
      </w:r>
      <w:r w:rsidRPr="00AC7417">
        <w:rPr>
          <w:rFonts w:ascii="Georgia" w:hAnsi="Georgia"/>
          <w:sz w:val="22"/>
          <w:szCs w:val="22"/>
        </w:rPr>
        <w:lastRenderedPageBreak/>
        <w:t>Kodiak, AK (n=</w:t>
      </w:r>
      <w:r w:rsidR="00386F1F" w:rsidRPr="00AC7417">
        <w:rPr>
          <w:rFonts w:ascii="Georgia" w:hAnsi="Georgia"/>
          <w:sz w:val="22"/>
          <w:szCs w:val="22"/>
        </w:rPr>
        <w:t>13</w:t>
      </w:r>
      <w:r w:rsidRPr="00AC7417">
        <w:rPr>
          <w:rFonts w:ascii="Georgia" w:hAnsi="Georgia"/>
          <w:sz w:val="22"/>
          <w:szCs w:val="22"/>
        </w:rPr>
        <w:t>), Yakutat, AK (n=</w:t>
      </w:r>
      <w:r w:rsidR="00386F1F" w:rsidRPr="00AC7417">
        <w:rPr>
          <w:rFonts w:ascii="Georgia" w:hAnsi="Georgia"/>
          <w:sz w:val="22"/>
          <w:szCs w:val="22"/>
        </w:rPr>
        <w:t>16</w:t>
      </w:r>
      <w:r w:rsidRPr="00AC7417">
        <w:rPr>
          <w:rFonts w:ascii="Georgia" w:hAnsi="Georgia"/>
          <w:sz w:val="22"/>
          <w:szCs w:val="22"/>
        </w:rPr>
        <w:t>), Sitka, AK (n=</w:t>
      </w:r>
      <w:r w:rsidR="00386F1F" w:rsidRPr="00AC7417">
        <w:rPr>
          <w:rFonts w:ascii="Georgia" w:hAnsi="Georgia"/>
          <w:sz w:val="22"/>
          <w:szCs w:val="22"/>
        </w:rPr>
        <w:t>15),</w:t>
      </w:r>
      <w:r w:rsidRPr="00AC7417">
        <w:rPr>
          <w:rFonts w:ascii="Georgia" w:hAnsi="Georgia"/>
          <w:sz w:val="22"/>
          <w:szCs w:val="22"/>
        </w:rPr>
        <w:t xml:space="preserve"> and in the </w:t>
      </w:r>
      <w:r w:rsidR="00386F1F" w:rsidRPr="00AC7417">
        <w:rPr>
          <w:rFonts w:ascii="Georgia" w:hAnsi="Georgia"/>
          <w:sz w:val="22"/>
          <w:szCs w:val="22"/>
        </w:rPr>
        <w:t>Central</w:t>
      </w:r>
      <w:r w:rsidRPr="00AC7417">
        <w:rPr>
          <w:rFonts w:ascii="Georgia" w:hAnsi="Georgia"/>
          <w:sz w:val="22"/>
          <w:szCs w:val="22"/>
        </w:rPr>
        <w:t xml:space="preserve"> Bering Sea (n=</w:t>
      </w:r>
      <w:r w:rsidR="00386F1F" w:rsidRPr="00AC7417">
        <w:rPr>
          <w:rFonts w:ascii="Georgia" w:hAnsi="Georgia"/>
          <w:sz w:val="22"/>
          <w:szCs w:val="22"/>
        </w:rPr>
        <w:t>3</w:t>
      </w:r>
      <w:r w:rsidRPr="00AC7417">
        <w:rPr>
          <w:rFonts w:ascii="Georgia" w:hAnsi="Georgia"/>
          <w:sz w:val="22"/>
          <w:szCs w:val="22"/>
        </w:rPr>
        <w:t xml:space="preserve">). In the </w:t>
      </w:r>
      <w:ins w:id="106" w:author="Marcel Gietzmann-Sanders" w:date="2026-02-05T07:30:00Z" w16du:dateUtc="2026-02-05T12:30:00Z">
        <w:r w:rsidR="00787A89">
          <w:rPr>
            <w:rFonts w:ascii="Georgia" w:hAnsi="Georgia"/>
            <w:sz w:val="22"/>
            <w:szCs w:val="22"/>
          </w:rPr>
          <w:t>Eastern Bering Sea (</w:t>
        </w:r>
      </w:ins>
      <w:r w:rsidRPr="00AC7417">
        <w:rPr>
          <w:rFonts w:ascii="Georgia" w:hAnsi="Georgia"/>
          <w:sz w:val="22"/>
          <w:szCs w:val="22"/>
        </w:rPr>
        <w:t>EBS</w:t>
      </w:r>
      <w:ins w:id="107" w:author="Marcel Gietzmann-Sanders" w:date="2026-02-05T07:30:00Z" w16du:dateUtc="2026-02-05T12:30:00Z">
        <w:r w:rsidR="00787A89">
          <w:rPr>
            <w:rFonts w:ascii="Georgia" w:hAnsi="Georgia"/>
            <w:sz w:val="22"/>
            <w:szCs w:val="22"/>
          </w:rPr>
          <w:t>)</w:t>
        </w:r>
      </w:ins>
      <w:r w:rsidRPr="00AC7417">
        <w:rPr>
          <w:rFonts w:ascii="Georgia" w:hAnsi="Georgia"/>
          <w:sz w:val="22"/>
          <w:szCs w:val="22"/>
        </w:rPr>
        <w:t xml:space="preserve"> they were caught via midwater trawl or by hook whereas all other catches happened by hook and line (Seitz, 202</w:t>
      </w:r>
      <w:r w:rsidR="00F6774E" w:rsidRPr="00AC7417">
        <w:rPr>
          <w:rFonts w:ascii="Georgia" w:hAnsi="Georgia"/>
          <w:sz w:val="22"/>
          <w:szCs w:val="22"/>
        </w:rPr>
        <w:t>4</w:t>
      </w:r>
      <w:r w:rsidRPr="00AC7417">
        <w:rPr>
          <w:rFonts w:ascii="Georgia" w:hAnsi="Georgia"/>
          <w:sz w:val="22"/>
          <w:szCs w:val="22"/>
        </w:rPr>
        <w:t xml:space="preserve">). </w:t>
      </w:r>
      <w:ins w:id="108" w:author="Marcel Gietzmann-Sanders" w:date="2026-02-04T07:33:00Z" w16du:dateUtc="2026-02-04T12:33:00Z">
        <w:r w:rsidR="00B728DD">
          <w:rPr>
            <w:rFonts w:ascii="Georgia" w:hAnsi="Georgia"/>
            <w:sz w:val="22"/>
            <w:szCs w:val="22"/>
          </w:rPr>
          <w:t>All fish</w:t>
        </w:r>
      </w:ins>
      <w:ins w:id="109" w:author="Marcel Gietzmann-Sanders" w:date="2026-02-04T07:34:00Z" w16du:dateUtc="2026-02-04T12:34:00Z">
        <w:r w:rsidR="00B728DD">
          <w:rPr>
            <w:rFonts w:ascii="Georgia" w:hAnsi="Georgia"/>
            <w:sz w:val="22"/>
            <w:szCs w:val="22"/>
          </w:rPr>
          <w:t xml:space="preserve">, not just those in the </w:t>
        </w:r>
      </w:ins>
      <w:ins w:id="110" w:author="Marcel Gietzmann-Sanders" w:date="2026-02-04T07:37:00Z" w16du:dateUtc="2026-02-04T12:37:00Z">
        <w:r w:rsidR="00B728DD">
          <w:rPr>
            <w:rFonts w:ascii="Georgia" w:hAnsi="Georgia"/>
            <w:sz w:val="22"/>
            <w:szCs w:val="22"/>
          </w:rPr>
          <w:t>prediction region</w:t>
        </w:r>
      </w:ins>
      <w:ins w:id="111" w:author="Marcel Gietzmann-Sanders" w:date="2026-02-04T07:34:00Z" w16du:dateUtc="2026-02-04T12:34:00Z">
        <w:r w:rsidR="00B728DD">
          <w:rPr>
            <w:rFonts w:ascii="Georgia" w:hAnsi="Georgia"/>
            <w:sz w:val="22"/>
            <w:szCs w:val="22"/>
          </w:rPr>
          <w:t xml:space="preserve">, were included in this study to encourage generalization in the models. </w:t>
        </w:r>
      </w:ins>
      <w:r w:rsidRPr="00AC7417">
        <w:rPr>
          <w:rFonts w:ascii="Georgia" w:hAnsi="Georgia"/>
          <w:sz w:val="22"/>
          <w:szCs w:val="22"/>
        </w:rPr>
        <w:t xml:space="preserve">Fish were then monitored using pop-up satellite archival tags that collect temperature, ambient light intensity, and depth information at specified (sub day) intervals during deployment and then release from the fish, surface, and transmit </w:t>
      </w:r>
      <w:r w:rsidR="008776B1" w:rsidRPr="00AC7417">
        <w:rPr>
          <w:rFonts w:ascii="Georgia" w:hAnsi="Georgia"/>
          <w:sz w:val="22"/>
          <w:szCs w:val="22"/>
        </w:rPr>
        <w:t xml:space="preserve">collected </w:t>
      </w:r>
      <w:r w:rsidRPr="00AC7417">
        <w:rPr>
          <w:rFonts w:ascii="Georgia" w:hAnsi="Georgia"/>
          <w:sz w:val="22"/>
          <w:szCs w:val="22"/>
        </w:rPr>
        <w:t xml:space="preserve">data over satellite. While the data </w:t>
      </w:r>
      <w:ins w:id="112" w:author="Marcel Gietzmann-Sanders" w:date="2026-02-04T12:22:00Z" w16du:dateUtc="2026-02-04T17:22:00Z">
        <w:r w:rsidR="00166581">
          <w:rPr>
            <w:rFonts w:ascii="Georgia" w:hAnsi="Georgia"/>
            <w:sz w:val="22"/>
            <w:szCs w:val="22"/>
          </w:rPr>
          <w:t>was</w:t>
        </w:r>
      </w:ins>
      <w:del w:id="113" w:author="Marcel Gietzmann-Sanders" w:date="2026-02-04T12:22:00Z" w16du:dateUtc="2026-02-04T17:22:00Z">
        <w:r w:rsidRPr="00AC7417" w:rsidDel="00166581">
          <w:rPr>
            <w:rFonts w:ascii="Georgia" w:hAnsi="Georgia"/>
            <w:sz w:val="22"/>
            <w:szCs w:val="22"/>
          </w:rPr>
          <w:delText>is</w:delText>
        </w:r>
      </w:del>
      <w:r w:rsidRPr="00AC7417">
        <w:rPr>
          <w:rFonts w:ascii="Georgia" w:hAnsi="Georgia"/>
          <w:sz w:val="22"/>
          <w:szCs w:val="22"/>
        </w:rPr>
        <w:t xml:space="preserve"> sampled at a sub-minute interval, the central tendency of depth occupancy </w:t>
      </w:r>
      <w:ins w:id="114" w:author="Marcel Gietzmann-Sanders" w:date="2026-02-04T12:22:00Z" w16du:dateUtc="2026-02-04T17:22:00Z">
        <w:r w:rsidR="00166581">
          <w:rPr>
            <w:rFonts w:ascii="Georgia" w:hAnsi="Georgia"/>
            <w:sz w:val="22"/>
            <w:szCs w:val="22"/>
          </w:rPr>
          <w:t>was</w:t>
        </w:r>
      </w:ins>
      <w:del w:id="115" w:author="Marcel Gietzmann-Sanders" w:date="2026-02-04T12:22:00Z" w16du:dateUtc="2026-02-04T17:22:00Z">
        <w:r w:rsidRPr="00AC7417" w:rsidDel="00166581">
          <w:rPr>
            <w:rFonts w:ascii="Georgia" w:hAnsi="Georgia"/>
            <w:sz w:val="22"/>
            <w:szCs w:val="22"/>
          </w:rPr>
          <w:delText>is</w:delText>
        </w:r>
      </w:del>
      <w:r w:rsidRPr="00AC7417">
        <w:rPr>
          <w:rFonts w:ascii="Georgia" w:hAnsi="Georgia"/>
          <w:sz w:val="22"/>
          <w:szCs w:val="22"/>
        </w:rPr>
        <w:t xml:space="preserve"> summarized per </w:t>
      </w:r>
      <w:r w:rsidR="00AB2826" w:rsidRPr="00AC7417">
        <w:rPr>
          <w:rFonts w:ascii="Georgia" w:hAnsi="Georgia"/>
          <w:sz w:val="22"/>
          <w:szCs w:val="22"/>
        </w:rPr>
        <w:t>(2.5–</w:t>
      </w:r>
      <w:r w:rsidRPr="00AC7417">
        <w:rPr>
          <w:rFonts w:ascii="Georgia" w:hAnsi="Georgia"/>
          <w:sz w:val="22"/>
          <w:szCs w:val="22"/>
        </w:rPr>
        <w:t>15-minute</w:t>
      </w:r>
      <w:r w:rsidR="00AB2826" w:rsidRPr="00AC7417">
        <w:rPr>
          <w:rFonts w:ascii="Georgia" w:hAnsi="Georgia"/>
          <w:sz w:val="22"/>
          <w:szCs w:val="22"/>
        </w:rPr>
        <w:t>)</w:t>
      </w:r>
      <w:r w:rsidRPr="00AC7417">
        <w:rPr>
          <w:rFonts w:ascii="Georgia" w:hAnsi="Georgia"/>
          <w:sz w:val="22"/>
          <w:szCs w:val="22"/>
        </w:rPr>
        <w:t xml:space="preserve"> period before being uploaded due to limited battery life. If the tag </w:t>
      </w:r>
      <w:ins w:id="116" w:author="Marcel Gietzmann-Sanders" w:date="2026-02-04T12:22:00Z" w16du:dateUtc="2026-02-04T17:22:00Z">
        <w:r w:rsidR="00166581">
          <w:rPr>
            <w:rFonts w:ascii="Georgia" w:hAnsi="Georgia"/>
            <w:sz w:val="22"/>
            <w:szCs w:val="22"/>
          </w:rPr>
          <w:t>was</w:t>
        </w:r>
      </w:ins>
      <w:del w:id="117" w:author="Marcel Gietzmann-Sanders" w:date="2026-02-04T12:22:00Z" w16du:dateUtc="2026-02-04T17:22:00Z">
        <w:r w:rsidRPr="00AC7417" w:rsidDel="00166581">
          <w:rPr>
            <w:rFonts w:ascii="Georgia" w:hAnsi="Georgia"/>
            <w:sz w:val="22"/>
            <w:szCs w:val="22"/>
          </w:rPr>
          <w:delText>is</w:delText>
        </w:r>
      </w:del>
      <w:r w:rsidRPr="00AC7417">
        <w:rPr>
          <w:rFonts w:ascii="Georgia" w:hAnsi="Georgia"/>
          <w:sz w:val="22"/>
          <w:szCs w:val="22"/>
        </w:rPr>
        <w:t xml:space="preserve"> recovered, the full dataset is available. </w:t>
      </w:r>
      <w:ins w:id="118" w:author="Marcel Gietzmann-Sanders" w:date="2026-02-04T07:51:00Z" w16du:dateUtc="2026-02-04T12:51:00Z">
        <w:r w:rsidR="00A144BF">
          <w:rPr>
            <w:rFonts w:ascii="Georgia" w:hAnsi="Georgia"/>
            <w:sz w:val="22"/>
            <w:szCs w:val="22"/>
          </w:rPr>
          <w:t xml:space="preserve">To standardize our data all reported depths were </w:t>
        </w:r>
      </w:ins>
      <w:ins w:id="119" w:author="Marcel Gietzmann-Sanders" w:date="2026-02-04T07:52:00Z" w16du:dateUtc="2026-02-04T12:52:00Z">
        <w:r w:rsidR="00A144BF">
          <w:rPr>
            <w:rFonts w:ascii="Georgia" w:hAnsi="Georgia"/>
            <w:sz w:val="22"/>
            <w:szCs w:val="22"/>
          </w:rPr>
          <w:t xml:space="preserve">averaged to one record per 15-minute interval. </w:t>
        </w:r>
      </w:ins>
      <w:r w:rsidRPr="00AC7417">
        <w:rPr>
          <w:rFonts w:ascii="Georgia" w:hAnsi="Georgia"/>
          <w:sz w:val="22"/>
          <w:szCs w:val="22"/>
        </w:rPr>
        <w:t xml:space="preserve">To obtain location estimates, the data from the tag </w:t>
      </w:r>
      <w:ins w:id="120" w:author="Marcel Gietzmann-Sanders" w:date="2026-02-04T12:22:00Z" w16du:dateUtc="2026-02-04T17:22:00Z">
        <w:r w:rsidR="00166581">
          <w:rPr>
            <w:rFonts w:ascii="Georgia" w:hAnsi="Georgia"/>
            <w:sz w:val="22"/>
            <w:szCs w:val="22"/>
          </w:rPr>
          <w:t>was</w:t>
        </w:r>
      </w:ins>
      <w:del w:id="121" w:author="Marcel Gietzmann-Sanders" w:date="2026-02-04T12:22:00Z" w16du:dateUtc="2026-02-04T17:22:00Z">
        <w:r w:rsidRPr="00AC7417" w:rsidDel="00166581">
          <w:rPr>
            <w:rFonts w:ascii="Georgia" w:hAnsi="Georgia"/>
            <w:sz w:val="22"/>
            <w:szCs w:val="22"/>
          </w:rPr>
          <w:delText>is</w:delText>
        </w:r>
      </w:del>
      <w:r w:rsidRPr="00AC7417">
        <w:rPr>
          <w:rFonts w:ascii="Georgia" w:hAnsi="Georgia"/>
          <w:sz w:val="22"/>
          <w:szCs w:val="22"/>
        </w:rPr>
        <w:t xml:space="preserve"> passed through a proprietary hidden Markov model from Wildlife Computers that uses the tag’s data to estimate the likely paths taken by the fish during tag deployment (Wildlife Computers, 2025). An estimate of location for each day </w:t>
      </w:r>
      <w:del w:id="122" w:author="Marcel Gietzmann-Sanders" w:date="2026-02-04T12:23:00Z" w16du:dateUtc="2026-02-04T17:23:00Z">
        <w:r w:rsidRPr="00AC7417" w:rsidDel="00166581">
          <w:rPr>
            <w:rFonts w:ascii="Georgia" w:hAnsi="Georgia"/>
            <w:sz w:val="22"/>
            <w:szCs w:val="22"/>
          </w:rPr>
          <w:delText xml:space="preserve">can </w:delText>
        </w:r>
      </w:del>
      <w:ins w:id="123" w:author="Marcel Gietzmann-Sanders" w:date="2026-02-04T12:23:00Z" w16du:dateUtc="2026-02-04T17:23:00Z">
        <w:r w:rsidR="00166581">
          <w:rPr>
            <w:rFonts w:ascii="Georgia" w:hAnsi="Georgia"/>
            <w:sz w:val="22"/>
            <w:szCs w:val="22"/>
          </w:rPr>
          <w:t>was</w:t>
        </w:r>
        <w:r w:rsidR="00166581" w:rsidRPr="00AC7417">
          <w:rPr>
            <w:rFonts w:ascii="Georgia" w:hAnsi="Georgia"/>
            <w:sz w:val="22"/>
            <w:szCs w:val="22"/>
          </w:rPr>
          <w:t xml:space="preserve"> </w:t>
        </w:r>
      </w:ins>
      <w:r w:rsidRPr="00AC7417">
        <w:rPr>
          <w:rFonts w:ascii="Georgia" w:hAnsi="Georgia"/>
          <w:sz w:val="22"/>
          <w:szCs w:val="22"/>
        </w:rPr>
        <w:t>then be derived as the central tendency of those paths on a particular day. In total 7,532 observation days were collected across the fish. Th</w:t>
      </w:r>
      <w:r w:rsidR="00934864" w:rsidRPr="00AC7417">
        <w:rPr>
          <w:rFonts w:ascii="Georgia" w:hAnsi="Georgia"/>
          <w:sz w:val="22"/>
          <w:szCs w:val="22"/>
        </w:rPr>
        <w:t>ese</w:t>
      </w:r>
      <w:r w:rsidRPr="00AC7417">
        <w:rPr>
          <w:rFonts w:ascii="Georgia" w:hAnsi="Georgia"/>
          <w:sz w:val="22"/>
          <w:szCs w:val="22"/>
        </w:rPr>
        <w:t xml:space="preserve"> data w</w:t>
      </w:r>
      <w:r w:rsidR="00934864" w:rsidRPr="00AC7417">
        <w:rPr>
          <w:rFonts w:ascii="Georgia" w:hAnsi="Georgia"/>
          <w:sz w:val="22"/>
          <w:szCs w:val="22"/>
        </w:rPr>
        <w:t>ere</w:t>
      </w:r>
      <w:r w:rsidRPr="00AC7417">
        <w:rPr>
          <w:rFonts w:ascii="Georgia" w:hAnsi="Georgia"/>
          <w:sz w:val="22"/>
          <w:szCs w:val="22"/>
        </w:rPr>
        <w:t xml:space="preserve"> especially well suited to our problem as </w:t>
      </w:r>
      <w:r w:rsidR="005A6C78" w:rsidRPr="00AC7417">
        <w:rPr>
          <w:rFonts w:ascii="Georgia" w:hAnsi="Georgia"/>
          <w:sz w:val="22"/>
          <w:szCs w:val="22"/>
        </w:rPr>
        <w:t xml:space="preserve">they </w:t>
      </w:r>
      <w:r w:rsidR="00386F1F" w:rsidRPr="00AC7417">
        <w:rPr>
          <w:rFonts w:ascii="Georgia" w:hAnsi="Georgia"/>
          <w:sz w:val="22"/>
          <w:szCs w:val="22"/>
        </w:rPr>
        <w:t>have</w:t>
      </w:r>
      <w:r w:rsidRPr="00AC7417">
        <w:rPr>
          <w:rFonts w:ascii="Georgia" w:hAnsi="Georgia"/>
          <w:sz w:val="22"/>
          <w:szCs w:val="22"/>
        </w:rPr>
        <w:t xml:space="preserve"> the distinct advantage of being fisheries independent and </w:t>
      </w:r>
      <w:r w:rsidR="00687A05" w:rsidRPr="00AC7417">
        <w:rPr>
          <w:rFonts w:ascii="Georgia" w:hAnsi="Georgia"/>
          <w:sz w:val="22"/>
          <w:szCs w:val="22"/>
        </w:rPr>
        <w:t>giv</w:t>
      </w:r>
      <w:r w:rsidR="005A6C78" w:rsidRPr="00AC7417">
        <w:rPr>
          <w:rFonts w:ascii="Georgia" w:hAnsi="Georgia"/>
          <w:sz w:val="22"/>
          <w:szCs w:val="22"/>
        </w:rPr>
        <w:t>ing</w:t>
      </w:r>
      <w:r w:rsidRPr="00AC7417">
        <w:rPr>
          <w:rFonts w:ascii="Georgia" w:hAnsi="Georgia"/>
          <w:sz w:val="22"/>
          <w:szCs w:val="22"/>
        </w:rPr>
        <w:t xml:space="preserve"> a comprehensive view of depth occupancy throughout tag deployment </w:t>
      </w:r>
      <w:del w:id="124" w:author="Marcel Gietzmann-Sanders" w:date="2026-02-05T07:31:00Z" w16du:dateUtc="2026-02-05T12:31:00Z">
        <w:r w:rsidRPr="00AC7417" w:rsidDel="00787A89">
          <w:rPr>
            <w:rFonts w:ascii="Georgia" w:hAnsi="Georgia"/>
            <w:sz w:val="22"/>
            <w:szCs w:val="22"/>
          </w:rPr>
          <w:delText>no matter where the fish may go</w:delText>
        </w:r>
      </w:del>
      <w:ins w:id="125" w:author="Marcel Gietzmann-Sanders" w:date="2026-02-05T07:31:00Z" w16du:dateUtc="2026-02-05T12:31:00Z">
        <w:r w:rsidR="00787A89">
          <w:rPr>
            <w:rFonts w:ascii="Georgia" w:hAnsi="Georgia"/>
            <w:sz w:val="22"/>
            <w:szCs w:val="22"/>
          </w:rPr>
          <w:t>rather than a single snapshot value</w:t>
        </w:r>
      </w:ins>
      <w:r w:rsidRPr="00AC7417">
        <w:rPr>
          <w:rFonts w:ascii="Georgia" w:hAnsi="Georgia"/>
          <w:sz w:val="22"/>
          <w:szCs w:val="22"/>
        </w:rPr>
        <w:t>.</w:t>
      </w:r>
    </w:p>
    <w:p w14:paraId="5A0EA62B" w14:textId="77777777" w:rsidR="00887206" w:rsidRDefault="00887206" w:rsidP="003069E2">
      <w:pPr>
        <w:spacing w:line="480" w:lineRule="auto"/>
        <w:jc w:val="both"/>
        <w:rPr>
          <w:rFonts w:ascii="Georgia" w:hAnsi="Georgia"/>
          <w:sz w:val="22"/>
          <w:szCs w:val="22"/>
        </w:rPr>
      </w:pPr>
    </w:p>
    <w:p w14:paraId="2DBBAAA7" w14:textId="138E8D61" w:rsidR="00887206" w:rsidRPr="00AC7417" w:rsidRDefault="00887206" w:rsidP="003069E2">
      <w:pPr>
        <w:spacing w:line="480" w:lineRule="auto"/>
        <w:jc w:val="both"/>
        <w:rPr>
          <w:rFonts w:ascii="Georgia" w:hAnsi="Georgia"/>
          <w:sz w:val="22"/>
          <w:szCs w:val="22"/>
        </w:rPr>
      </w:pPr>
      <w:r w:rsidRPr="00AC7417">
        <w:rPr>
          <w:rFonts w:ascii="Georgia" w:hAnsi="Georgia"/>
          <w:noProof/>
          <w:sz w:val="22"/>
          <w:szCs w:val="22"/>
        </w:rPr>
        <w:lastRenderedPageBreak/>
        <w:drawing>
          <wp:inline distT="0" distB="0" distL="0" distR="0" wp14:anchorId="5ED28B5E" wp14:editId="4E3979C7">
            <wp:extent cx="5943600" cy="4160520"/>
            <wp:effectExtent l="0" t="0" r="0" b="5080"/>
            <wp:docPr id="466965642" name="Picture 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65642" name="Picture 8" descr="A map of the worl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sidRPr="00AC7417">
        <w:rPr>
          <w:rFonts w:ascii="Georgia" w:hAnsi="Georgia"/>
          <w:b/>
          <w:bCs/>
          <w:sz w:val="22"/>
          <w:szCs w:val="22"/>
        </w:rPr>
        <w:t>Figure 1: Chinook Salmon Tag Tracks.</w:t>
      </w:r>
      <w:r w:rsidRPr="00AC7417">
        <w:rPr>
          <w:rFonts w:ascii="Georgia" w:hAnsi="Georgia"/>
          <w:sz w:val="22"/>
          <w:szCs w:val="22"/>
        </w:rPr>
        <w:t xml:space="preserve"> Estimated</w:t>
      </w:r>
      <w:r>
        <w:rPr>
          <w:rFonts w:ascii="Georgia" w:hAnsi="Georgia"/>
          <w:sz w:val="22"/>
          <w:szCs w:val="22"/>
        </w:rPr>
        <w:t>,</w:t>
      </w:r>
      <w:r w:rsidRPr="00AC7417">
        <w:rPr>
          <w:rFonts w:ascii="Georgia" w:hAnsi="Georgia"/>
          <w:sz w:val="22"/>
          <w:szCs w:val="22"/>
        </w:rPr>
        <w:t xml:space="preserve"> </w:t>
      </w:r>
      <w:r>
        <w:rPr>
          <w:rFonts w:ascii="Georgia" w:hAnsi="Georgia"/>
          <w:sz w:val="22"/>
          <w:szCs w:val="22"/>
        </w:rPr>
        <w:t xml:space="preserve">daily </w:t>
      </w:r>
      <w:r w:rsidRPr="00AC7417">
        <w:rPr>
          <w:rFonts w:ascii="Georgia" w:hAnsi="Georgia"/>
          <w:sz w:val="22"/>
          <w:szCs w:val="22"/>
        </w:rPr>
        <w:t>positions, colored by month of</w:t>
      </w:r>
      <w:r>
        <w:rPr>
          <w:rFonts w:ascii="Georgia" w:hAnsi="Georgia"/>
          <w:sz w:val="22"/>
          <w:szCs w:val="22"/>
        </w:rPr>
        <w:t xml:space="preserve"> </w:t>
      </w:r>
      <w:r w:rsidRPr="00AC7417">
        <w:rPr>
          <w:rFonts w:ascii="Georgia" w:hAnsi="Georgia"/>
          <w:sz w:val="22"/>
          <w:szCs w:val="22"/>
        </w:rPr>
        <w:t>year, of all Chinook salmon tag tracks used in this study.</w:t>
      </w:r>
    </w:p>
    <w:p w14:paraId="150879E1" w14:textId="77777777" w:rsidR="00DE61C7" w:rsidRPr="00AC7417" w:rsidRDefault="00DE61C7" w:rsidP="003069E2">
      <w:pPr>
        <w:spacing w:line="480" w:lineRule="auto"/>
        <w:jc w:val="both"/>
        <w:rPr>
          <w:rFonts w:ascii="Georgia" w:hAnsi="Georgia"/>
          <w:sz w:val="22"/>
          <w:szCs w:val="22"/>
        </w:rPr>
      </w:pPr>
    </w:p>
    <w:p w14:paraId="013870C7" w14:textId="31E55847"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After collecting these tag tracks, observations were prepared for use in classification. To prevent over-representing the precision of the uploaded </w:t>
      </w:r>
      <w:ins w:id="126" w:author="Marcel Gietzmann-Sanders" w:date="2026-02-04T07:53:00Z" w16du:dateUtc="2026-02-04T12:53:00Z">
        <w:r w:rsidR="00FD61A1">
          <w:rPr>
            <w:rFonts w:ascii="Georgia" w:hAnsi="Georgia"/>
            <w:sz w:val="22"/>
            <w:szCs w:val="22"/>
          </w:rPr>
          <w:t xml:space="preserve">depth </w:t>
        </w:r>
      </w:ins>
      <w:r w:rsidRPr="00AC7417">
        <w:rPr>
          <w:rFonts w:ascii="Georgia" w:hAnsi="Georgia"/>
          <w:sz w:val="22"/>
          <w:szCs w:val="22"/>
        </w:rPr>
        <w:t xml:space="preserve">data, we </w:t>
      </w:r>
      <w:r w:rsidR="006A1EF5" w:rsidRPr="00AC7417">
        <w:rPr>
          <w:rFonts w:ascii="Georgia" w:hAnsi="Georgia"/>
          <w:sz w:val="22"/>
          <w:szCs w:val="22"/>
        </w:rPr>
        <w:t>re</w:t>
      </w:r>
      <w:r w:rsidRPr="00AC7417">
        <w:rPr>
          <w:rFonts w:ascii="Georgia" w:hAnsi="Georgia"/>
          <w:sz w:val="22"/>
          <w:szCs w:val="22"/>
        </w:rPr>
        <w:t xml:space="preserve">sampled </w:t>
      </w:r>
      <w:ins w:id="127" w:author="Marcel Gietzmann-Sanders" w:date="2026-02-04T07:41:00Z" w16du:dateUtc="2026-02-04T12:41:00Z">
        <w:r w:rsidR="00B728DD">
          <w:rPr>
            <w:rFonts w:ascii="Georgia" w:hAnsi="Georgia"/>
            <w:sz w:val="22"/>
            <w:szCs w:val="22"/>
          </w:rPr>
          <w:t xml:space="preserve">each reported </w:t>
        </w:r>
      </w:ins>
      <w:r w:rsidRPr="00AC7417">
        <w:rPr>
          <w:rFonts w:ascii="Georgia" w:hAnsi="Georgia"/>
          <w:sz w:val="22"/>
          <w:szCs w:val="22"/>
        </w:rPr>
        <w:t xml:space="preserve">depth </w:t>
      </w:r>
      <w:del w:id="128" w:author="Marcel Gietzmann-Sanders" w:date="2026-02-04T07:41:00Z" w16du:dateUtc="2026-02-04T12:41:00Z">
        <w:r w:rsidRPr="00AC7417" w:rsidDel="00B728DD">
          <w:rPr>
            <w:rFonts w:ascii="Georgia" w:hAnsi="Georgia"/>
            <w:sz w:val="22"/>
            <w:szCs w:val="22"/>
          </w:rPr>
          <w:delText xml:space="preserve">measurements </w:delText>
        </w:r>
      </w:del>
      <w:r w:rsidRPr="00AC7417">
        <w:rPr>
          <w:rFonts w:ascii="Georgia" w:hAnsi="Georgia"/>
          <w:sz w:val="22"/>
          <w:szCs w:val="22"/>
        </w:rPr>
        <w:t>from a normal distribution centered at th</w:t>
      </w:r>
      <w:ins w:id="129" w:author="Marcel Gietzmann-Sanders" w:date="2026-02-04T07:41:00Z" w16du:dateUtc="2026-02-04T12:41:00Z">
        <w:r w:rsidR="00B728DD">
          <w:rPr>
            <w:rFonts w:ascii="Georgia" w:hAnsi="Georgia"/>
            <w:sz w:val="22"/>
            <w:szCs w:val="22"/>
          </w:rPr>
          <w:t>at</w:t>
        </w:r>
      </w:ins>
      <w:del w:id="130" w:author="Marcel Gietzmann-Sanders" w:date="2026-02-04T07:41:00Z" w16du:dateUtc="2026-02-04T12:41:00Z">
        <w:r w:rsidRPr="00AC7417" w:rsidDel="00B728DD">
          <w:rPr>
            <w:rFonts w:ascii="Georgia" w:hAnsi="Georgia"/>
            <w:sz w:val="22"/>
            <w:szCs w:val="22"/>
          </w:rPr>
          <w:delText>e</w:delText>
        </w:r>
      </w:del>
      <w:r w:rsidRPr="00AC7417">
        <w:rPr>
          <w:rFonts w:ascii="Georgia" w:hAnsi="Georgia"/>
          <w:sz w:val="22"/>
          <w:szCs w:val="22"/>
        </w:rPr>
        <w:t xml:space="preserve"> </w:t>
      </w:r>
      <w:del w:id="131" w:author="Marcel Gietzmann-Sanders" w:date="2026-02-04T07:41:00Z" w16du:dateUtc="2026-02-04T12:41:00Z">
        <w:r w:rsidRPr="00AC7417" w:rsidDel="00B728DD">
          <w:rPr>
            <w:rFonts w:ascii="Georgia" w:hAnsi="Georgia"/>
            <w:sz w:val="22"/>
            <w:szCs w:val="22"/>
          </w:rPr>
          <w:delText xml:space="preserve">15-minute </w:delText>
        </w:r>
      </w:del>
      <w:r w:rsidRPr="00AC7417">
        <w:rPr>
          <w:rFonts w:ascii="Georgia" w:hAnsi="Georgia"/>
          <w:sz w:val="22"/>
          <w:szCs w:val="22"/>
        </w:rPr>
        <w:t xml:space="preserve">depth </w:t>
      </w:r>
      <w:del w:id="132" w:author="Marcel Gietzmann-Sanders" w:date="2026-02-04T07:42:00Z" w16du:dateUtc="2026-02-04T12:42:00Z">
        <w:r w:rsidRPr="00AC7417" w:rsidDel="00B728DD">
          <w:rPr>
            <w:rFonts w:ascii="Georgia" w:hAnsi="Georgia"/>
            <w:sz w:val="22"/>
            <w:szCs w:val="22"/>
          </w:rPr>
          <w:delText xml:space="preserve">summary </w:delText>
        </w:r>
      </w:del>
      <w:r w:rsidRPr="00AC7417">
        <w:rPr>
          <w:rFonts w:ascii="Georgia" w:hAnsi="Georgia"/>
          <w:sz w:val="22"/>
          <w:szCs w:val="22"/>
        </w:rPr>
        <w:t xml:space="preserve">with a standard deviation equal to 10% of the </w:t>
      </w:r>
      <w:del w:id="133" w:author="Marcel Gietzmann-Sanders" w:date="2026-02-04T07:42:00Z" w16du:dateUtc="2026-02-04T12:42:00Z">
        <w:r w:rsidRPr="00AC7417" w:rsidDel="00B728DD">
          <w:rPr>
            <w:rFonts w:ascii="Georgia" w:hAnsi="Georgia"/>
            <w:sz w:val="22"/>
            <w:szCs w:val="22"/>
          </w:rPr>
          <w:delText>summary</w:delText>
        </w:r>
        <w:r w:rsidR="006A1EF5" w:rsidRPr="00AC7417" w:rsidDel="00B728DD">
          <w:rPr>
            <w:rFonts w:ascii="Georgia" w:hAnsi="Georgia"/>
            <w:sz w:val="22"/>
            <w:szCs w:val="22"/>
          </w:rPr>
          <w:delText xml:space="preserve"> </w:delText>
        </w:r>
      </w:del>
      <w:ins w:id="134" w:author="Marcel Gietzmann-Sanders" w:date="2026-02-04T07:42:00Z" w16du:dateUtc="2026-02-04T12:42:00Z">
        <w:r w:rsidR="00B728DD">
          <w:rPr>
            <w:rFonts w:ascii="Georgia" w:hAnsi="Georgia"/>
            <w:sz w:val="22"/>
            <w:szCs w:val="22"/>
          </w:rPr>
          <w:t>reported depth</w:t>
        </w:r>
      </w:ins>
      <w:del w:id="135" w:author="Marcel Gietzmann-Sanders" w:date="2026-02-04T07:42:00Z" w16du:dateUtc="2026-02-04T12:42:00Z">
        <w:r w:rsidR="006A1EF5" w:rsidRPr="00AC7417" w:rsidDel="00B728DD">
          <w:rPr>
            <w:rFonts w:ascii="Georgia" w:hAnsi="Georgia"/>
            <w:sz w:val="22"/>
            <w:szCs w:val="22"/>
          </w:rPr>
          <w:delText xml:space="preserve">and the mean equal to the </w:delText>
        </w:r>
        <w:r w:rsidR="00D178D7" w:rsidRPr="00AC7417" w:rsidDel="00B728DD">
          <w:rPr>
            <w:rFonts w:ascii="Georgia" w:hAnsi="Georgia"/>
            <w:sz w:val="22"/>
            <w:szCs w:val="22"/>
          </w:rPr>
          <w:delText>reported depth</w:delText>
        </w:r>
        <w:r w:rsidR="006A1EF5" w:rsidRPr="00AC7417" w:rsidDel="00B728DD">
          <w:rPr>
            <w:rFonts w:ascii="Georgia" w:hAnsi="Georgia"/>
            <w:sz w:val="22"/>
            <w:szCs w:val="22"/>
          </w:rPr>
          <w:delText xml:space="preserve"> value</w:delText>
        </w:r>
      </w:del>
      <w:r w:rsidRPr="00AC7417">
        <w:rPr>
          <w:rFonts w:ascii="Georgia" w:hAnsi="Georgia"/>
          <w:sz w:val="22"/>
          <w:szCs w:val="22"/>
        </w:rPr>
        <w:t xml:space="preserve">. </w:t>
      </w:r>
      <w:del w:id="136" w:author="Marcel Gietzmann-Sanders" w:date="2026-02-04T07:42:00Z" w16du:dateUtc="2026-02-04T12:42:00Z">
        <w:r w:rsidRPr="00AC7417" w:rsidDel="00A144BF">
          <w:rPr>
            <w:rFonts w:ascii="Georgia" w:hAnsi="Georgia"/>
            <w:sz w:val="22"/>
            <w:szCs w:val="22"/>
          </w:rPr>
          <w:delText>We then assigned each sample to a depth bin</w:delText>
        </w:r>
      </w:del>
      <w:del w:id="137" w:author="Marcel Gietzmann-Sanders" w:date="2026-02-04T07:44:00Z" w16du:dateUtc="2026-02-04T12:44:00Z">
        <w:r w:rsidRPr="00AC7417" w:rsidDel="00A144BF">
          <w:rPr>
            <w:rFonts w:ascii="Georgia" w:hAnsi="Georgia"/>
            <w:sz w:val="22"/>
            <w:szCs w:val="22"/>
          </w:rPr>
          <w:delText>.</w:delText>
        </w:r>
      </w:del>
      <w:ins w:id="138" w:author="Marcel Gietzmann-Sanders" w:date="2026-02-04T07:44:00Z" w16du:dateUtc="2026-02-04T12:44:00Z">
        <w:r w:rsidR="00A144BF">
          <w:rPr>
            <w:rFonts w:ascii="Georgia" w:hAnsi="Georgia"/>
            <w:sz w:val="22"/>
            <w:szCs w:val="22"/>
          </w:rPr>
          <w:t xml:space="preserve">We then discretized these measurements into bins corresponding to </w:t>
        </w:r>
      </w:ins>
      <w:del w:id="139" w:author="Marcel Gietzmann-Sanders" w:date="2026-02-04T07:44:00Z" w16du:dateUtc="2026-02-04T12:44:00Z">
        <w:r w:rsidRPr="00AC7417" w:rsidDel="00A144BF">
          <w:rPr>
            <w:rFonts w:ascii="Georgia" w:hAnsi="Georgia"/>
            <w:sz w:val="22"/>
            <w:szCs w:val="22"/>
          </w:rPr>
          <w:delText xml:space="preserve"> Depth bins were divided into increments of </w:delText>
        </w:r>
      </w:del>
      <w:r w:rsidRPr="00AC7417">
        <w:rPr>
          <w:rFonts w:ascii="Georgia" w:hAnsi="Georgia"/>
          <w:sz w:val="22"/>
          <w:szCs w:val="22"/>
        </w:rPr>
        <w:t>25, 50, 75, 100, 150, 200, 250, 300, 400, and 500 meters. Each number indicates the upper bound of a bin and does not include depths from shallower bins. These depth bins were then normalized to a decimal between 0 and 1</w:t>
      </w:r>
      <w:r w:rsidR="001F12DF" w:rsidRPr="00AC7417">
        <w:rPr>
          <w:rFonts w:ascii="Georgia" w:hAnsi="Georgia"/>
          <w:sz w:val="22"/>
          <w:szCs w:val="22"/>
        </w:rPr>
        <w:t>,</w:t>
      </w:r>
      <w:r w:rsidRPr="00AC7417">
        <w:rPr>
          <w:rFonts w:ascii="Georgia" w:hAnsi="Georgia"/>
          <w:sz w:val="22"/>
          <w:szCs w:val="22"/>
        </w:rPr>
        <w:t xml:space="preserve"> with bin 25 corresponding to 0.1, 50 to 0.2, and so on. Finally, daily fish positions were aggregated to a fixed, hexagonal spatial grid - resolution 4 Uber H3 cells </w:t>
      </w:r>
      <w:ins w:id="140" w:author="Marcel Gietzmann-Sanders" w:date="2026-02-05T07:33:00Z" w16du:dateUtc="2026-02-05T12:33:00Z">
        <w:r w:rsidR="00787A89">
          <w:rPr>
            <w:rFonts w:ascii="Georgia" w:hAnsi="Georgia"/>
            <w:sz w:val="22"/>
            <w:szCs w:val="22"/>
          </w:rPr>
          <w:t xml:space="preserve">(Brodsky, 2018) </w:t>
        </w:r>
      </w:ins>
      <w:r w:rsidRPr="00AC7417">
        <w:rPr>
          <w:rFonts w:ascii="Georgia" w:hAnsi="Georgia"/>
          <w:sz w:val="22"/>
          <w:szCs w:val="22"/>
        </w:rPr>
        <w:t xml:space="preserve">– </w:t>
      </w:r>
      <w:proofErr w:type="gramStart"/>
      <w:r w:rsidRPr="00AC7417">
        <w:rPr>
          <w:rFonts w:ascii="Georgia" w:hAnsi="Georgia"/>
          <w:sz w:val="22"/>
          <w:szCs w:val="22"/>
        </w:rPr>
        <w:t>in order to</w:t>
      </w:r>
      <w:proofErr w:type="gramEnd"/>
      <w:r w:rsidRPr="00AC7417">
        <w:rPr>
          <w:rFonts w:ascii="Georgia" w:hAnsi="Georgia"/>
          <w:sz w:val="22"/>
          <w:szCs w:val="22"/>
        </w:rPr>
        <w:t xml:space="preserve"> not over-represent the accuracy of the estimated positions.</w:t>
      </w:r>
    </w:p>
    <w:p w14:paraId="6D4B3312" w14:textId="77777777" w:rsidR="00DE61C7" w:rsidRPr="00AC7417" w:rsidRDefault="00DE61C7" w:rsidP="003069E2">
      <w:pPr>
        <w:spacing w:line="480" w:lineRule="auto"/>
        <w:jc w:val="both"/>
        <w:rPr>
          <w:rFonts w:ascii="Georgia" w:hAnsi="Georgia"/>
          <w:sz w:val="22"/>
          <w:szCs w:val="22"/>
        </w:rPr>
      </w:pPr>
    </w:p>
    <w:p w14:paraId="78F31CE4" w14:textId="5C9DD484"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Environmental conditions were derived from the Global Ocean Biogeochemistry Hindcast (10.48670/moi-00019) and Global Ocean Physics Reanalysis (10.48670/moi-00021) datasets provided by the E.U. Copernicus Marine Service. Data were drawn for each day between January 2013 and January 2023 in the Northern Pacific and values were aggregated to means per day, depth bin</w:t>
      </w:r>
      <w:ins w:id="141" w:author="Marcel Gietzmann-Sanders" w:date="2026-02-04T07:58:00Z" w16du:dateUtc="2026-02-04T12:58:00Z">
        <w:r w:rsidR="00FD61A1">
          <w:rPr>
            <w:rFonts w:ascii="Georgia" w:hAnsi="Georgia"/>
            <w:sz w:val="22"/>
            <w:szCs w:val="22"/>
          </w:rPr>
          <w:t xml:space="preserve"> (for </w:t>
        </w:r>
      </w:ins>
      <w:ins w:id="142" w:author="Marcel Gietzmann-Sanders" w:date="2026-02-04T07:59:00Z" w16du:dateUtc="2026-02-04T12:59:00Z">
        <w:r w:rsidR="00FD61A1">
          <w:rPr>
            <w:rFonts w:ascii="Georgia" w:hAnsi="Georgia"/>
            <w:sz w:val="22"/>
            <w:szCs w:val="22"/>
          </w:rPr>
          <w:t>values</w:t>
        </w:r>
      </w:ins>
      <w:ins w:id="143" w:author="Marcel Gietzmann-Sanders" w:date="2026-02-04T07:58:00Z" w16du:dateUtc="2026-02-04T12:58:00Z">
        <w:r w:rsidR="00FD61A1">
          <w:rPr>
            <w:rFonts w:ascii="Georgia" w:hAnsi="Georgia"/>
            <w:sz w:val="22"/>
            <w:szCs w:val="22"/>
          </w:rPr>
          <w:t xml:space="preserve"> that changed across</w:t>
        </w:r>
      </w:ins>
      <w:ins w:id="144" w:author="Marcel Gietzmann-Sanders" w:date="2026-02-04T07:59:00Z" w16du:dateUtc="2026-02-04T12:59:00Z">
        <w:r w:rsidR="00FD61A1">
          <w:rPr>
            <w:rFonts w:ascii="Georgia" w:hAnsi="Georgia"/>
            <w:sz w:val="22"/>
            <w:szCs w:val="22"/>
          </w:rPr>
          <w:t xml:space="preserve"> the water column)</w:t>
        </w:r>
      </w:ins>
      <w:del w:id="145" w:author="Marcel Gietzmann-Sanders" w:date="2026-02-04T07:58:00Z" w16du:dateUtc="2026-02-04T12:58:00Z">
        <w:r w:rsidRPr="00AC7417" w:rsidDel="00FD61A1">
          <w:rPr>
            <w:rFonts w:ascii="Georgia" w:hAnsi="Georgia"/>
            <w:sz w:val="22"/>
            <w:szCs w:val="22"/>
          </w:rPr>
          <w:delText xml:space="preserve"> (see above)</w:delText>
        </w:r>
      </w:del>
      <w:r w:rsidRPr="00AC7417">
        <w:rPr>
          <w:rFonts w:ascii="Georgia" w:hAnsi="Georgia"/>
          <w:sz w:val="22"/>
          <w:szCs w:val="22"/>
        </w:rPr>
        <w:t>, and Uber H3 cell at resolution 4.</w:t>
      </w:r>
      <w:ins w:id="146" w:author="Marcel Gietzmann-Sanders" w:date="2026-02-04T08:02:00Z" w16du:dateUtc="2026-02-04T13:02:00Z">
        <w:r w:rsidR="00FD61A1">
          <w:rPr>
            <w:rFonts w:ascii="Georgia" w:hAnsi="Georgia"/>
            <w:sz w:val="22"/>
            <w:szCs w:val="22"/>
          </w:rPr>
          <w:t xml:space="preserve"> A daily resolution was chosen to match the resolution of the Biogeochemistry Hindcast data.</w:t>
        </w:r>
      </w:ins>
      <w:r w:rsidRPr="00AC7417">
        <w:rPr>
          <w:rFonts w:ascii="Georgia" w:hAnsi="Georgia"/>
          <w:sz w:val="22"/>
          <w:szCs w:val="22"/>
        </w:rPr>
        <w:t xml:space="preserve"> Environmental </w:t>
      </w:r>
      <w:r w:rsidR="00741B51" w:rsidRPr="00AC7417">
        <w:rPr>
          <w:rFonts w:ascii="Georgia" w:hAnsi="Georgia"/>
          <w:sz w:val="22"/>
          <w:szCs w:val="22"/>
        </w:rPr>
        <w:t xml:space="preserve">variables </w:t>
      </w:r>
      <w:r w:rsidRPr="00AC7417">
        <w:rPr>
          <w:rFonts w:ascii="Georgia" w:hAnsi="Georgia"/>
          <w:sz w:val="22"/>
          <w:szCs w:val="22"/>
        </w:rPr>
        <w:t>chosen</w:t>
      </w:r>
      <w:r w:rsidR="00741B51" w:rsidRPr="00AC7417">
        <w:rPr>
          <w:rFonts w:ascii="Georgia" w:hAnsi="Georgia"/>
          <w:sz w:val="22"/>
          <w:szCs w:val="22"/>
        </w:rPr>
        <w:t xml:space="preserve"> for exploration included</w:t>
      </w:r>
      <w:r w:rsidRPr="00AC7417">
        <w:rPr>
          <w:rFonts w:ascii="Georgia" w:hAnsi="Georgia"/>
          <w:sz w:val="22"/>
          <w:szCs w:val="22"/>
        </w:rPr>
        <w:t xml:space="preserve"> chlorophyll, net primary production, nitrate, oxygen, phosphate, silicate, bottom elevation, mixed layer thickness, salinity, temperature, and north and easterly current velocity. These were then joined to the fish tracks on location and time.</w:t>
      </w:r>
    </w:p>
    <w:p w14:paraId="21A85D07" w14:textId="77777777" w:rsidR="00DE61C7" w:rsidRPr="00AC7417" w:rsidRDefault="00DE61C7" w:rsidP="003069E2">
      <w:pPr>
        <w:spacing w:line="480" w:lineRule="auto"/>
        <w:jc w:val="both"/>
        <w:rPr>
          <w:rFonts w:ascii="Georgia" w:hAnsi="Georgia"/>
          <w:sz w:val="22"/>
          <w:szCs w:val="22"/>
        </w:rPr>
      </w:pPr>
    </w:p>
    <w:p w14:paraId="5305954E" w14:textId="4C0F94B9"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Seasonality, lunar cycle, and diel features were derived using the datetimes associated with each sample along with the “</w:t>
      </w:r>
      <w:proofErr w:type="spellStart"/>
      <w:r w:rsidRPr="00AC7417">
        <w:rPr>
          <w:rFonts w:ascii="Georgia" w:hAnsi="Georgia"/>
          <w:sz w:val="22"/>
          <w:szCs w:val="22"/>
        </w:rPr>
        <w:t>ephem</w:t>
      </w:r>
      <w:proofErr w:type="spellEnd"/>
      <w:r w:rsidRPr="00AC7417">
        <w:rPr>
          <w:rFonts w:ascii="Georgia" w:hAnsi="Georgia"/>
          <w:sz w:val="22"/>
          <w:szCs w:val="22"/>
        </w:rPr>
        <w:t>” and “</w:t>
      </w:r>
      <w:proofErr w:type="spellStart"/>
      <w:r w:rsidRPr="00AC7417">
        <w:rPr>
          <w:rFonts w:ascii="Georgia" w:hAnsi="Georgia"/>
          <w:sz w:val="22"/>
          <w:szCs w:val="22"/>
        </w:rPr>
        <w:t>suntimes</w:t>
      </w:r>
      <w:proofErr w:type="spellEnd"/>
      <w:r w:rsidRPr="00AC7417">
        <w:rPr>
          <w:rFonts w:ascii="Georgia" w:hAnsi="Georgia"/>
          <w:sz w:val="22"/>
          <w:szCs w:val="22"/>
        </w:rPr>
        <w:t xml:space="preserve">” packages in Python for lunar and diel features respectively. In all cases, time was represented by taking the cycle in question, decomposing it to radians (0 at the beginning of the cycle and </w:t>
      </w:r>
      <m:oMath>
        <m:r>
          <w:rPr>
            <w:rFonts w:ascii="Cambria Math" w:hAnsi="Cambria Math"/>
            <w:sz w:val="22"/>
            <w:szCs w:val="22"/>
          </w:rPr>
          <m:t>2π</m:t>
        </m:r>
      </m:oMath>
      <w:r w:rsidRPr="00AC7417">
        <w:rPr>
          <w:rFonts w:ascii="Georgia" w:eastAsiaTheme="minorEastAsia" w:hAnsi="Georgia"/>
          <w:sz w:val="22"/>
          <w:szCs w:val="22"/>
        </w:rPr>
        <w:t xml:space="preserve"> at the end of the cycle)</w:t>
      </w:r>
      <w:r w:rsidRPr="00AC7417">
        <w:rPr>
          <w:rFonts w:ascii="Georgia" w:hAnsi="Georgia"/>
          <w:sz w:val="22"/>
          <w:szCs w:val="22"/>
        </w:rPr>
        <w:t xml:space="preserve">, and then providing the sine and cosine of that feature to the models. Specifically, we constructed </w:t>
      </w:r>
      <w:r w:rsidR="00934550" w:rsidRPr="00AC7417">
        <w:rPr>
          <w:rFonts w:ascii="Georgia" w:hAnsi="Georgia"/>
          <w:sz w:val="22"/>
          <w:szCs w:val="22"/>
        </w:rPr>
        <w:t xml:space="preserve">temporal </w:t>
      </w:r>
      <w:r w:rsidRPr="00AC7417">
        <w:rPr>
          <w:rFonts w:ascii="Georgia" w:hAnsi="Georgia"/>
          <w:sz w:val="22"/>
          <w:szCs w:val="22"/>
        </w:rPr>
        <w:t xml:space="preserve">features </w:t>
      </w:r>
      <w:r w:rsidR="00934550" w:rsidRPr="00AC7417">
        <w:rPr>
          <w:rFonts w:ascii="Georgia" w:hAnsi="Georgia"/>
          <w:sz w:val="22"/>
          <w:szCs w:val="22"/>
        </w:rPr>
        <w:t xml:space="preserve">representing </w:t>
      </w:r>
      <w:r w:rsidRPr="00AC7417">
        <w:rPr>
          <w:rFonts w:ascii="Georgia" w:hAnsi="Georgia"/>
          <w:sz w:val="22"/>
          <w:szCs w:val="22"/>
        </w:rPr>
        <w:t xml:space="preserve">the </w:t>
      </w:r>
      <w:r w:rsidR="00F11618" w:rsidRPr="00AC7417">
        <w:rPr>
          <w:rFonts w:ascii="Georgia" w:hAnsi="Georgia"/>
          <w:sz w:val="22"/>
          <w:szCs w:val="22"/>
        </w:rPr>
        <w:t>day of year</w:t>
      </w:r>
      <w:r w:rsidRPr="00AC7417">
        <w:rPr>
          <w:rFonts w:ascii="Georgia" w:hAnsi="Georgia"/>
          <w:sz w:val="22"/>
          <w:szCs w:val="22"/>
        </w:rPr>
        <w:t xml:space="preserve"> (seasonality), progression through the day or night (cosines at 0 for sunrise and sunset, sines positive during the day and negative at night), and a final set of sines and cosines indicating progress through the lunar cycle.</w:t>
      </w:r>
    </w:p>
    <w:p w14:paraId="183DC148" w14:textId="77777777" w:rsidR="00DE61C7" w:rsidRPr="00AC7417" w:rsidRDefault="00DE61C7" w:rsidP="003069E2">
      <w:pPr>
        <w:spacing w:line="480" w:lineRule="auto"/>
        <w:jc w:val="both"/>
        <w:rPr>
          <w:rFonts w:ascii="Georgia" w:hAnsi="Georgia"/>
          <w:sz w:val="22"/>
          <w:szCs w:val="22"/>
        </w:rPr>
      </w:pPr>
    </w:p>
    <w:p w14:paraId="142CA8DF" w14:textId="77777777"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To ensure all covariates were on the same scale, chlorophyll, net primary production, and mixed layer thickness were log scaled and then all environmental features were rescaled to be between 0 and 1. Given the range of sines and cosines are -1 to 1, no further normalization was needed for the temporal features.</w:t>
      </w:r>
    </w:p>
    <w:p w14:paraId="105731F4" w14:textId="77777777" w:rsidR="00DE61C7" w:rsidRPr="00AC7417" w:rsidRDefault="00DE61C7" w:rsidP="003069E2">
      <w:pPr>
        <w:spacing w:line="480" w:lineRule="auto"/>
        <w:jc w:val="both"/>
        <w:rPr>
          <w:rFonts w:ascii="Georgia" w:hAnsi="Georgia"/>
          <w:sz w:val="22"/>
          <w:szCs w:val="22"/>
        </w:rPr>
      </w:pPr>
    </w:p>
    <w:p w14:paraId="314FA122" w14:textId="6BC042A3" w:rsidR="00ED51A4" w:rsidRDefault="00AA3DED" w:rsidP="003069E2">
      <w:pPr>
        <w:spacing w:line="480" w:lineRule="auto"/>
        <w:jc w:val="both"/>
        <w:rPr>
          <w:ins w:id="147" w:author="Marcel Gietzmann-Sanders" w:date="2026-02-04T08:05:00Z" w16du:dateUtc="2026-02-04T13:05:00Z"/>
          <w:rFonts w:ascii="Georgia" w:hAnsi="Georgia"/>
          <w:sz w:val="22"/>
          <w:szCs w:val="22"/>
        </w:rPr>
      </w:pPr>
      <w:ins w:id="148" w:author="Marcel Gietzmann-Sanders" w:date="2026-02-04T08:16:00Z" w16du:dateUtc="2026-02-04T13:16:00Z">
        <w:r>
          <w:lastRenderedPageBreak/>
          <w:t>We framed the problem as a classification task (</w:t>
        </w:r>
      </w:ins>
      <w:ins w:id="149" w:author="Marcel Gietzmann-Sanders" w:date="2026-02-05T09:48:00Z" w16du:dateUtc="2026-02-05T14:48:00Z">
        <w:r w:rsidR="00A864C2" w:rsidRPr="00A864C2">
          <w:t>Dürr</w:t>
        </w:r>
      </w:ins>
      <w:ins w:id="150" w:author="Marcel Gietzmann-Sanders" w:date="2026-02-04T08:16:00Z" w16du:dateUtc="2026-02-04T13:16:00Z">
        <w:r>
          <w:t xml:space="preserve">, 2020), where we sought to predict the probability that a fish at a given location and time would occupy a particular depth bin. In this framework, the depth bins served as our classification categories, while each sample in our dataset represented a single fish at a specific spatiotemporal point. </w:t>
        </w:r>
      </w:ins>
      <w:ins w:id="151" w:author="Marcel Gietzmann-Sanders" w:date="2026-02-04T08:18:00Z" w16du:dateUtc="2026-02-04T13:18:00Z">
        <w:r>
          <w:t xml:space="preserve">Given the potentially non-linear relationships between our features and classes we chose machine learning as it is well known to excel in non-linear learning (CITE). </w:t>
        </w:r>
      </w:ins>
    </w:p>
    <w:p w14:paraId="4E3075EB" w14:textId="77777777" w:rsidR="00ED51A4" w:rsidRDefault="00ED51A4" w:rsidP="003069E2">
      <w:pPr>
        <w:spacing w:line="480" w:lineRule="auto"/>
        <w:jc w:val="both"/>
        <w:rPr>
          <w:ins w:id="152" w:author="Marcel Gietzmann-Sanders" w:date="2026-02-04T08:05:00Z" w16du:dateUtc="2026-02-04T13:05:00Z"/>
          <w:rFonts w:ascii="Georgia" w:hAnsi="Georgia"/>
          <w:sz w:val="22"/>
          <w:szCs w:val="22"/>
        </w:rPr>
      </w:pPr>
    </w:p>
    <w:p w14:paraId="7C24274B" w14:textId="25933D88" w:rsidR="00DE61C7" w:rsidRDefault="00DE61C7" w:rsidP="003069E2">
      <w:pPr>
        <w:spacing w:line="480" w:lineRule="auto"/>
        <w:jc w:val="both"/>
        <w:rPr>
          <w:ins w:id="153" w:author="Marcel Gietzmann-Sanders" w:date="2026-02-04T11:37:00Z" w16du:dateUtc="2026-02-04T16:37:00Z"/>
          <w:rFonts w:ascii="Georgia" w:hAnsi="Georgia"/>
          <w:sz w:val="22"/>
          <w:szCs w:val="22"/>
        </w:rPr>
      </w:pPr>
      <w:del w:id="154" w:author="Marcel Gietzmann-Sanders" w:date="2026-02-04T08:19:00Z" w16du:dateUtc="2026-02-04T13:19:00Z">
        <w:r w:rsidRPr="00AC7417" w:rsidDel="00AA3DED">
          <w:rPr>
            <w:rFonts w:ascii="Georgia" w:hAnsi="Georgia"/>
            <w:sz w:val="22"/>
            <w:szCs w:val="22"/>
          </w:rPr>
          <w:delText>Next</w:delText>
        </w:r>
      </w:del>
      <w:ins w:id="155" w:author="Marcel Gietzmann-Sanders" w:date="2026-02-04T08:19:00Z" w16du:dateUtc="2026-02-04T13:19:00Z">
        <w:r w:rsidR="00AA3DED">
          <w:rPr>
            <w:rFonts w:ascii="Georgia" w:hAnsi="Georgia"/>
            <w:sz w:val="22"/>
            <w:szCs w:val="22"/>
          </w:rPr>
          <w:t xml:space="preserve">However we made a modification to the typical approach in order </w:t>
        </w:r>
      </w:ins>
      <w:del w:id="156" w:author="Marcel Gietzmann-Sanders" w:date="2026-02-04T08:19:00Z" w16du:dateUtc="2026-02-04T13:19:00Z">
        <w:r w:rsidRPr="00AC7417" w:rsidDel="00AA3DED">
          <w:rPr>
            <w:rFonts w:ascii="Georgia" w:hAnsi="Georgia"/>
            <w:sz w:val="22"/>
            <w:szCs w:val="22"/>
          </w:rPr>
          <w:delText xml:space="preserve">, we made a modification to the typical probabilistic deep learning classification problem </w:delText>
        </w:r>
      </w:del>
      <w:r w:rsidRPr="00AC7417">
        <w:rPr>
          <w:rFonts w:ascii="Georgia" w:hAnsi="Georgia"/>
          <w:sz w:val="22"/>
          <w:szCs w:val="22"/>
        </w:rPr>
        <w:t xml:space="preserve">to reduce the dimensionality of our feature set. Given we </w:t>
      </w:r>
      <w:del w:id="157" w:author="Marcel Gietzmann-Sanders" w:date="2026-02-04T12:10:00Z" w16du:dateUtc="2026-02-04T17:10:00Z">
        <w:r w:rsidRPr="00AC7417" w:rsidDel="00BB214C">
          <w:rPr>
            <w:rFonts w:ascii="Georgia" w:hAnsi="Georgia"/>
            <w:sz w:val="22"/>
            <w:szCs w:val="22"/>
          </w:rPr>
          <w:delText xml:space="preserve">have </w:delText>
        </w:r>
      </w:del>
      <w:ins w:id="158" w:author="Marcel Gietzmann-Sanders" w:date="2026-02-04T12:10:00Z" w16du:dateUtc="2026-02-04T17:10:00Z">
        <w:r w:rsidR="00BB214C">
          <w:rPr>
            <w:rFonts w:ascii="Georgia" w:hAnsi="Georgia"/>
            <w:sz w:val="22"/>
            <w:szCs w:val="22"/>
          </w:rPr>
          <w:t>had</w:t>
        </w:r>
        <w:r w:rsidR="00BB214C" w:rsidRPr="00AC7417">
          <w:rPr>
            <w:rFonts w:ascii="Georgia" w:hAnsi="Georgia"/>
            <w:sz w:val="22"/>
            <w:szCs w:val="22"/>
          </w:rPr>
          <w:t xml:space="preserve"> </w:t>
        </w:r>
      </w:ins>
      <w:r w:rsidRPr="00AC7417">
        <w:rPr>
          <w:rFonts w:ascii="Georgia" w:hAnsi="Georgia"/>
          <w:sz w:val="22"/>
          <w:szCs w:val="22"/>
        </w:rPr>
        <w:t xml:space="preserve">features for each depth bin, selecting N covariates </w:t>
      </w:r>
      <w:del w:id="159" w:author="Marcel Gietzmann-Sanders" w:date="2026-02-04T12:10:00Z" w16du:dateUtc="2026-02-04T17:10:00Z">
        <w:r w:rsidRPr="00AC7417" w:rsidDel="00BB214C">
          <w:rPr>
            <w:rFonts w:ascii="Georgia" w:hAnsi="Georgia"/>
            <w:sz w:val="22"/>
            <w:szCs w:val="22"/>
          </w:rPr>
          <w:delText xml:space="preserve">results </w:delText>
        </w:r>
      </w:del>
      <w:ins w:id="160" w:author="Marcel Gietzmann-Sanders" w:date="2026-02-04T12:10:00Z" w16du:dateUtc="2026-02-04T17:10:00Z">
        <w:r w:rsidR="00BB214C">
          <w:rPr>
            <w:rFonts w:ascii="Georgia" w:hAnsi="Georgia"/>
            <w:sz w:val="22"/>
            <w:szCs w:val="22"/>
          </w:rPr>
          <w:t>would have resulted</w:t>
        </w:r>
        <w:r w:rsidR="00BB214C" w:rsidRPr="00AC7417">
          <w:rPr>
            <w:rFonts w:ascii="Georgia" w:hAnsi="Georgia"/>
            <w:sz w:val="22"/>
            <w:szCs w:val="22"/>
          </w:rPr>
          <w:t xml:space="preserve"> </w:t>
        </w:r>
      </w:ins>
      <w:r w:rsidRPr="00AC7417">
        <w:rPr>
          <w:rFonts w:ascii="Georgia" w:hAnsi="Georgia"/>
          <w:sz w:val="22"/>
          <w:szCs w:val="22"/>
        </w:rPr>
        <w:t xml:space="preserve">in a feature space of dimension 10N (N features across 10 depth bins). The 10x multiplier </w:t>
      </w:r>
      <w:ins w:id="161" w:author="Marcel Gietzmann-Sanders" w:date="2026-02-04T12:10:00Z" w16du:dateUtc="2026-02-04T17:10:00Z">
        <w:r w:rsidR="00BB214C">
          <w:rPr>
            <w:rFonts w:ascii="Georgia" w:hAnsi="Georgia"/>
            <w:sz w:val="22"/>
            <w:szCs w:val="22"/>
          </w:rPr>
          <w:t>was</w:t>
        </w:r>
      </w:ins>
      <w:del w:id="162" w:author="Marcel Gietzmann-Sanders" w:date="2026-02-04T12:10:00Z" w16du:dateUtc="2026-02-04T17:10:00Z">
        <w:r w:rsidRPr="00AC7417" w:rsidDel="00BB214C">
          <w:rPr>
            <w:rFonts w:ascii="Georgia" w:hAnsi="Georgia"/>
            <w:sz w:val="22"/>
            <w:szCs w:val="22"/>
          </w:rPr>
          <w:delText>is</w:delText>
        </w:r>
      </w:del>
      <w:r w:rsidRPr="00AC7417">
        <w:rPr>
          <w:rFonts w:ascii="Georgia" w:hAnsi="Georgia"/>
          <w:sz w:val="22"/>
          <w:szCs w:val="22"/>
        </w:rPr>
        <w:t xml:space="preserve"> an issue because the volume of data required to fit a model effectively can grow exponentially with the dimensionality of the feature space (</w:t>
      </w:r>
      <w:proofErr w:type="spellStart"/>
      <w:r w:rsidRPr="00AC7417">
        <w:rPr>
          <w:rFonts w:ascii="Georgia" w:hAnsi="Georgia"/>
          <w:sz w:val="22"/>
          <w:szCs w:val="22"/>
        </w:rPr>
        <w:t>Verleysen</w:t>
      </w:r>
      <w:proofErr w:type="spellEnd"/>
      <w:r w:rsidRPr="00AC7417">
        <w:rPr>
          <w:rFonts w:ascii="Georgia" w:hAnsi="Georgia"/>
          <w:sz w:val="22"/>
          <w:szCs w:val="22"/>
        </w:rPr>
        <w:t xml:space="preserve">, 2005). </w:t>
      </w:r>
      <w:ins w:id="163" w:author="Marcel Gietzmann-Sanders" w:date="2026-02-04T11:29:00Z" w16du:dateUtc="2026-02-04T16:29:00Z">
        <w:r w:rsidR="00742F9A">
          <w:rPr>
            <w:rFonts w:ascii="Georgia" w:hAnsi="Georgia"/>
            <w:sz w:val="22"/>
            <w:szCs w:val="22"/>
          </w:rPr>
          <w:t xml:space="preserve">To overcome this </w:t>
        </w:r>
      </w:ins>
      <w:del w:id="164" w:author="Marcel Gietzmann-Sanders" w:date="2026-02-04T11:30:00Z" w16du:dateUtc="2026-02-04T16:30:00Z">
        <w:r w:rsidRPr="00AC7417" w:rsidDel="00742F9A">
          <w:rPr>
            <w:rFonts w:ascii="Georgia" w:hAnsi="Georgia"/>
            <w:sz w:val="22"/>
            <w:szCs w:val="22"/>
          </w:rPr>
          <w:delText xml:space="preserve">Instead, </w:delText>
        </w:r>
      </w:del>
      <w:r w:rsidRPr="00AC7417">
        <w:rPr>
          <w:rFonts w:ascii="Georgia" w:hAnsi="Georgia"/>
          <w:sz w:val="22"/>
          <w:szCs w:val="22"/>
        </w:rPr>
        <w:t xml:space="preserve">we </w:t>
      </w:r>
      <w:ins w:id="165" w:author="Marcel Gietzmann-Sanders" w:date="2026-02-04T11:30:00Z" w16du:dateUtc="2026-02-04T16:30:00Z">
        <w:r w:rsidR="00742F9A">
          <w:rPr>
            <w:rFonts w:ascii="Georgia" w:hAnsi="Georgia"/>
            <w:sz w:val="22"/>
            <w:szCs w:val="22"/>
          </w:rPr>
          <w:t xml:space="preserve">instead </w:t>
        </w:r>
      </w:ins>
      <w:r w:rsidRPr="00AC7417">
        <w:rPr>
          <w:rFonts w:ascii="Georgia" w:hAnsi="Georgia"/>
          <w:sz w:val="22"/>
          <w:szCs w:val="22"/>
        </w:rPr>
        <w:t>trained a model that predict</w:t>
      </w:r>
      <w:ins w:id="166" w:author="Marcel Gietzmann-Sanders" w:date="2026-02-04T12:10:00Z" w16du:dateUtc="2026-02-04T17:10:00Z">
        <w:r w:rsidR="00BB214C">
          <w:rPr>
            <w:rFonts w:ascii="Georgia" w:hAnsi="Georgia"/>
            <w:sz w:val="22"/>
            <w:szCs w:val="22"/>
          </w:rPr>
          <w:t>ed</w:t>
        </w:r>
      </w:ins>
      <w:del w:id="167" w:author="Marcel Gietzmann-Sanders" w:date="2026-02-04T12:10:00Z" w16du:dateUtc="2026-02-04T17:10:00Z">
        <w:r w:rsidRPr="00AC7417" w:rsidDel="00BB214C">
          <w:rPr>
            <w:rFonts w:ascii="Georgia" w:hAnsi="Georgia"/>
            <w:sz w:val="22"/>
            <w:szCs w:val="22"/>
          </w:rPr>
          <w:delText>s</w:delText>
        </w:r>
      </w:del>
      <w:r w:rsidRPr="00AC7417">
        <w:rPr>
          <w:rFonts w:ascii="Georgia" w:hAnsi="Georgia"/>
          <w:sz w:val="22"/>
          <w:szCs w:val="22"/>
        </w:rPr>
        <w:t xml:space="preserve"> the log odds of occupancy in a specific depth bin. As only one depth bin’s features </w:t>
      </w:r>
      <w:del w:id="168" w:author="Marcel Gietzmann-Sanders" w:date="2026-02-04T12:10:00Z" w16du:dateUtc="2026-02-04T17:10:00Z">
        <w:r w:rsidRPr="00AC7417" w:rsidDel="00BB214C">
          <w:rPr>
            <w:rFonts w:ascii="Georgia" w:hAnsi="Georgia"/>
            <w:sz w:val="22"/>
            <w:szCs w:val="22"/>
          </w:rPr>
          <w:delText xml:space="preserve">are </w:delText>
        </w:r>
      </w:del>
      <w:ins w:id="169" w:author="Marcel Gietzmann-Sanders" w:date="2026-02-04T12:10:00Z" w16du:dateUtc="2026-02-04T17:10:00Z">
        <w:r w:rsidR="00BB214C">
          <w:rPr>
            <w:rFonts w:ascii="Georgia" w:hAnsi="Georgia"/>
            <w:sz w:val="22"/>
            <w:szCs w:val="22"/>
          </w:rPr>
          <w:t>were</w:t>
        </w:r>
        <w:r w:rsidR="00BB214C" w:rsidRPr="00AC7417">
          <w:rPr>
            <w:rFonts w:ascii="Georgia" w:hAnsi="Georgia"/>
            <w:sz w:val="22"/>
            <w:szCs w:val="22"/>
          </w:rPr>
          <w:t xml:space="preserve"> </w:t>
        </w:r>
      </w:ins>
      <w:r w:rsidRPr="00AC7417">
        <w:rPr>
          <w:rFonts w:ascii="Georgia" w:hAnsi="Georgia"/>
          <w:sz w:val="22"/>
          <w:szCs w:val="22"/>
        </w:rPr>
        <w:t>needed in this model, our dimensionality drop</w:t>
      </w:r>
      <w:ins w:id="170" w:author="Marcel Gietzmann-Sanders" w:date="2026-02-04T12:11:00Z" w16du:dateUtc="2026-02-04T17:11:00Z">
        <w:r w:rsidR="00BB214C">
          <w:rPr>
            <w:rFonts w:ascii="Georgia" w:hAnsi="Georgia"/>
            <w:sz w:val="22"/>
            <w:szCs w:val="22"/>
          </w:rPr>
          <w:t>ped</w:t>
        </w:r>
      </w:ins>
      <w:del w:id="171" w:author="Marcel Gietzmann-Sanders" w:date="2026-02-04T12:11:00Z" w16du:dateUtc="2026-02-04T17:11:00Z">
        <w:r w:rsidRPr="00AC7417" w:rsidDel="00BB214C">
          <w:rPr>
            <w:rFonts w:ascii="Georgia" w:hAnsi="Georgia"/>
            <w:sz w:val="22"/>
            <w:szCs w:val="22"/>
          </w:rPr>
          <w:delText>s</w:delText>
        </w:r>
      </w:del>
      <w:r w:rsidRPr="00AC7417">
        <w:rPr>
          <w:rFonts w:ascii="Georgia" w:hAnsi="Georgia"/>
          <w:sz w:val="22"/>
          <w:szCs w:val="22"/>
        </w:rPr>
        <w:t xml:space="preserve"> to N. </w:t>
      </w:r>
      <w:ins w:id="172" w:author="Marcel Gietzmann-Sanders" w:date="2026-02-04T11:30:00Z" w16du:dateUtc="2026-02-04T16:30:00Z">
        <w:r w:rsidR="00742F9A">
          <w:rPr>
            <w:rFonts w:ascii="Georgia" w:hAnsi="Georgia"/>
            <w:sz w:val="22"/>
            <w:szCs w:val="22"/>
          </w:rPr>
          <w:t xml:space="preserve">However, </w:t>
        </w:r>
      </w:ins>
      <w:ins w:id="173" w:author="Marcel Gietzmann-Sanders" w:date="2026-02-04T11:31:00Z" w16du:dateUtc="2026-02-04T16:31:00Z">
        <w:r w:rsidR="00742F9A">
          <w:rPr>
            <w:rFonts w:ascii="Georgia" w:hAnsi="Georgia"/>
            <w:sz w:val="22"/>
            <w:szCs w:val="22"/>
          </w:rPr>
          <w:t>given we ha</w:t>
        </w:r>
      </w:ins>
      <w:ins w:id="174" w:author="Marcel Gietzmann-Sanders" w:date="2026-02-04T12:11:00Z" w16du:dateUtc="2026-02-04T17:11:00Z">
        <w:r w:rsidR="00BB214C">
          <w:rPr>
            <w:rFonts w:ascii="Georgia" w:hAnsi="Georgia"/>
            <w:sz w:val="22"/>
            <w:szCs w:val="22"/>
          </w:rPr>
          <w:t>d</w:t>
        </w:r>
      </w:ins>
      <w:ins w:id="175" w:author="Marcel Gietzmann-Sanders" w:date="2026-02-04T11:31:00Z" w16du:dateUtc="2026-02-04T16:31:00Z">
        <w:r w:rsidR="00742F9A">
          <w:rPr>
            <w:rFonts w:ascii="Georgia" w:hAnsi="Georgia"/>
            <w:sz w:val="22"/>
            <w:szCs w:val="22"/>
          </w:rPr>
          <w:t xml:space="preserve"> no ground truth for these log odds we </w:t>
        </w:r>
      </w:ins>
      <w:ins w:id="176" w:author="Marcel Gietzmann-Sanders" w:date="2026-02-04T12:11:00Z" w16du:dateUtc="2026-02-04T17:11:00Z">
        <w:r w:rsidR="00BB214C">
          <w:rPr>
            <w:rFonts w:ascii="Georgia" w:hAnsi="Georgia"/>
            <w:sz w:val="22"/>
            <w:szCs w:val="22"/>
          </w:rPr>
          <w:t>had</w:t>
        </w:r>
      </w:ins>
      <w:ins w:id="177" w:author="Marcel Gietzmann-Sanders" w:date="2026-02-04T11:31:00Z" w16du:dateUtc="2026-02-04T16:31:00Z">
        <w:r w:rsidR="00742F9A">
          <w:rPr>
            <w:rFonts w:ascii="Georgia" w:hAnsi="Georgia"/>
            <w:sz w:val="22"/>
            <w:szCs w:val="22"/>
          </w:rPr>
          <w:t xml:space="preserve"> to pass the predictions for each depth bin through a function that transform</w:t>
        </w:r>
      </w:ins>
      <w:ins w:id="178" w:author="Marcel Gietzmann-Sanders" w:date="2026-02-04T12:11:00Z" w16du:dateUtc="2026-02-04T17:11:00Z">
        <w:r w:rsidR="00BB214C">
          <w:rPr>
            <w:rFonts w:ascii="Georgia" w:hAnsi="Georgia"/>
            <w:sz w:val="22"/>
            <w:szCs w:val="22"/>
          </w:rPr>
          <w:t>ed</w:t>
        </w:r>
      </w:ins>
      <w:ins w:id="179" w:author="Marcel Gietzmann-Sanders" w:date="2026-02-04T11:31:00Z" w16du:dateUtc="2026-02-04T16:31:00Z">
        <w:r w:rsidR="00742F9A">
          <w:rPr>
            <w:rFonts w:ascii="Georgia" w:hAnsi="Georgia"/>
            <w:sz w:val="22"/>
            <w:szCs w:val="22"/>
          </w:rPr>
          <w:t xml:space="preserve"> them into probabilities per depth bin. </w:t>
        </w:r>
      </w:ins>
      <w:ins w:id="180" w:author="Marcel Gietzmann-Sanders" w:date="2026-02-04T12:11:00Z" w16du:dateUtc="2026-02-04T17:11:00Z">
        <w:r w:rsidR="00BB214C">
          <w:rPr>
            <w:rFonts w:ascii="Georgia" w:hAnsi="Georgia"/>
            <w:sz w:val="22"/>
            <w:szCs w:val="22"/>
          </w:rPr>
          <w:t>T</w:t>
        </w:r>
      </w:ins>
      <w:ins w:id="181" w:author="Marcel Gietzmann-Sanders" w:date="2026-02-04T11:32:00Z" w16du:dateUtc="2026-02-04T16:32:00Z">
        <w:r w:rsidR="00742F9A">
          <w:rPr>
            <w:rFonts w:ascii="Georgia" w:hAnsi="Georgia"/>
            <w:sz w:val="22"/>
            <w:szCs w:val="22"/>
          </w:rPr>
          <w:t xml:space="preserve">his </w:t>
        </w:r>
      </w:ins>
      <w:ins w:id="182" w:author="Marcel Gietzmann-Sanders" w:date="2026-02-04T12:11:00Z" w16du:dateUtc="2026-02-04T17:11:00Z">
        <w:r w:rsidR="00BB214C">
          <w:rPr>
            <w:rFonts w:ascii="Georgia" w:hAnsi="Georgia"/>
            <w:sz w:val="22"/>
            <w:szCs w:val="22"/>
          </w:rPr>
          <w:t>was done</w:t>
        </w:r>
      </w:ins>
      <w:ins w:id="183" w:author="Marcel Gietzmann-Sanders" w:date="2026-02-04T11:34:00Z" w16du:dateUtc="2026-02-04T16:34:00Z">
        <w:r w:rsidR="00742F9A">
          <w:rPr>
            <w:rFonts w:ascii="Georgia" w:hAnsi="Georgia"/>
            <w:sz w:val="22"/>
            <w:szCs w:val="22"/>
          </w:rPr>
          <w:t xml:space="preserve"> </w:t>
        </w:r>
      </w:ins>
      <w:ins w:id="184" w:author="Marcel Gietzmann-Sanders" w:date="2026-02-04T11:32:00Z" w16du:dateUtc="2026-02-04T16:32:00Z">
        <w:r w:rsidR="00742F9A">
          <w:rPr>
            <w:rFonts w:ascii="Georgia" w:hAnsi="Georgia"/>
            <w:sz w:val="22"/>
            <w:szCs w:val="22"/>
          </w:rPr>
          <w:t>by using</w:t>
        </w:r>
      </w:ins>
      <w:ins w:id="185" w:author="Marcel Gietzmann-Sanders" w:date="2026-02-04T11:33:00Z" w16du:dateUtc="2026-02-04T16:33:00Z">
        <w:r w:rsidR="00742F9A">
          <w:rPr>
            <w:rFonts w:ascii="Georgia" w:hAnsi="Georgia"/>
            <w:sz w:val="22"/>
            <w:szCs w:val="22"/>
          </w:rPr>
          <w:t xml:space="preserve"> </w:t>
        </w:r>
        <w:r w:rsidR="00742F9A" w:rsidRPr="00AC7417">
          <w:rPr>
            <w:rFonts w:ascii="Georgia" w:hAnsi="Georgia"/>
            <w:sz w:val="22"/>
            <w:szCs w:val="22"/>
          </w:rPr>
          <w:t xml:space="preserve">a </w:t>
        </w:r>
        <w:proofErr w:type="spellStart"/>
        <w:r w:rsidR="00742F9A" w:rsidRPr="00AC7417">
          <w:rPr>
            <w:rFonts w:ascii="Georgia" w:hAnsi="Georgia"/>
            <w:sz w:val="22"/>
            <w:szCs w:val="22"/>
          </w:rPr>
          <w:t>softmax</w:t>
        </w:r>
        <w:proofErr w:type="spellEnd"/>
        <w:r w:rsidR="00742F9A" w:rsidRPr="00AC7417">
          <w:rPr>
            <w:rFonts w:ascii="Georgia" w:hAnsi="Georgia"/>
            <w:sz w:val="22"/>
            <w:szCs w:val="22"/>
          </w:rPr>
          <w:t xml:space="preserve"> activation layer whose weights </w:t>
        </w:r>
      </w:ins>
      <w:ins w:id="186" w:author="Marcel Gietzmann-Sanders" w:date="2026-02-04T12:11:00Z" w16du:dateUtc="2026-02-04T17:11:00Z">
        <w:r w:rsidR="00BB214C">
          <w:rPr>
            <w:rFonts w:ascii="Georgia" w:hAnsi="Georgia"/>
            <w:sz w:val="22"/>
            <w:szCs w:val="22"/>
          </w:rPr>
          <w:t>were</w:t>
        </w:r>
      </w:ins>
      <w:ins w:id="187" w:author="Marcel Gietzmann-Sanders" w:date="2026-02-04T11:33:00Z" w16du:dateUtc="2026-02-04T16:33:00Z">
        <w:r w:rsidR="00742F9A" w:rsidRPr="00AC7417">
          <w:rPr>
            <w:rFonts w:ascii="Georgia" w:hAnsi="Georgia"/>
            <w:sz w:val="22"/>
            <w:szCs w:val="22"/>
          </w:rPr>
          <w:t xml:space="preserve"> an untrainable identity matrix</w:t>
        </w:r>
        <w:r w:rsidR="00742F9A">
          <w:rPr>
            <w:rFonts w:ascii="Georgia" w:hAnsi="Georgia"/>
            <w:sz w:val="22"/>
            <w:szCs w:val="22"/>
          </w:rPr>
          <w:t>.</w:t>
        </w:r>
      </w:ins>
      <w:ins w:id="188" w:author="Marcel Gietzmann-Sanders" w:date="2026-02-04T11:35:00Z" w16du:dateUtc="2026-02-04T16:35:00Z">
        <w:r w:rsidR="00742F9A">
          <w:rPr>
            <w:rFonts w:ascii="Georgia" w:hAnsi="Georgia"/>
            <w:sz w:val="22"/>
            <w:szCs w:val="22"/>
          </w:rPr>
          <w:t xml:space="preserve"> </w:t>
        </w:r>
      </w:ins>
      <w:ins w:id="189" w:author="Marcel Gietzmann-Sanders" w:date="2026-02-04T11:36:00Z" w16du:dateUtc="2026-02-04T16:36:00Z">
        <w:r w:rsidR="00742F9A">
          <w:rPr>
            <w:rFonts w:ascii="Georgia" w:hAnsi="Georgia"/>
            <w:sz w:val="22"/>
            <w:szCs w:val="22"/>
          </w:rPr>
          <w:t>This combined model allow</w:t>
        </w:r>
      </w:ins>
      <w:ins w:id="190" w:author="Marcel Gietzmann-Sanders" w:date="2026-02-04T12:11:00Z" w16du:dateUtc="2026-02-04T17:11:00Z">
        <w:r w:rsidR="00BB214C">
          <w:rPr>
            <w:rFonts w:ascii="Georgia" w:hAnsi="Georgia"/>
            <w:sz w:val="22"/>
            <w:szCs w:val="22"/>
          </w:rPr>
          <w:t>ed</w:t>
        </w:r>
      </w:ins>
      <w:ins w:id="191" w:author="Marcel Gietzmann-Sanders" w:date="2026-02-04T11:36:00Z" w16du:dateUtc="2026-02-04T16:36:00Z">
        <w:r w:rsidR="00742F9A">
          <w:rPr>
            <w:rFonts w:ascii="Georgia" w:hAnsi="Georgia"/>
            <w:sz w:val="22"/>
            <w:szCs w:val="22"/>
          </w:rPr>
          <w:t xml:space="preserve"> us to train over the whole feature space while having a model parametrized only for </w:t>
        </w:r>
      </w:ins>
      <w:ins w:id="192" w:author="Marcel Gietzmann-Sanders" w:date="2026-02-04T11:37:00Z" w16du:dateUtc="2026-02-04T16:37:00Z">
        <w:r w:rsidR="00742F9A">
          <w:rPr>
            <w:rFonts w:ascii="Georgia" w:hAnsi="Georgia"/>
            <w:sz w:val="22"/>
            <w:szCs w:val="22"/>
          </w:rPr>
          <w:t xml:space="preserve">the features of one depth bin </w:t>
        </w:r>
      </w:ins>
      <w:ins w:id="193" w:author="Marcel Gietzmann-Sanders" w:date="2026-02-04T12:11:00Z" w16du:dateUtc="2026-02-04T17:11:00Z">
        <w:r w:rsidR="00BB214C">
          <w:rPr>
            <w:rFonts w:ascii="Georgia" w:hAnsi="Georgia"/>
            <w:sz w:val="22"/>
            <w:szCs w:val="22"/>
          </w:rPr>
          <w:t>-</w:t>
        </w:r>
      </w:ins>
      <w:ins w:id="194" w:author="Marcel Gietzmann-Sanders" w:date="2026-02-04T11:37:00Z" w16du:dateUtc="2026-02-04T16:37:00Z">
        <w:r w:rsidR="00742F9A">
          <w:rPr>
            <w:rFonts w:ascii="Georgia" w:hAnsi="Georgia"/>
            <w:sz w:val="22"/>
            <w:szCs w:val="22"/>
          </w:rPr>
          <w:t xml:space="preserve"> greatly reducing the dimensionality of the space. </w:t>
        </w:r>
      </w:ins>
      <w:del w:id="195" w:author="Marcel Gietzmann-Sanders" w:date="2026-02-04T11:37:00Z" w16du:dateUtc="2026-02-04T16:37:00Z">
        <w:r w:rsidRPr="00AC7417" w:rsidDel="00742F9A">
          <w:rPr>
            <w:rFonts w:ascii="Georgia" w:hAnsi="Georgia"/>
            <w:sz w:val="22"/>
            <w:szCs w:val="22"/>
          </w:rPr>
          <w:delText xml:space="preserve">To train this model using categorical cross entropy we copied the log-odds model weights across all choices, passed depth bin in as a feature to each choice, and then passed the output of each model through a softmax activation layer whose weights are an untrainable identity matrix. This results in a model that still predicts probabilities per depth bin but has an effective dimensionality of N + 1 thereby increasing our odds of a good fit. </w:delText>
        </w:r>
      </w:del>
    </w:p>
    <w:p w14:paraId="309126D2" w14:textId="77777777" w:rsidR="00742F9A" w:rsidRDefault="00742F9A" w:rsidP="003069E2">
      <w:pPr>
        <w:spacing w:line="480" w:lineRule="auto"/>
        <w:jc w:val="both"/>
        <w:rPr>
          <w:ins w:id="196" w:author="Marcel Gietzmann-Sanders" w:date="2026-02-04T11:37:00Z" w16du:dateUtc="2026-02-04T16:37:00Z"/>
          <w:rFonts w:ascii="Georgia" w:hAnsi="Georgia"/>
          <w:sz w:val="22"/>
          <w:szCs w:val="22"/>
        </w:rPr>
      </w:pPr>
    </w:p>
    <w:p w14:paraId="1187297C" w14:textId="549A7D3D" w:rsidR="00742F9A" w:rsidRPr="00AC7417" w:rsidRDefault="00742F9A" w:rsidP="003069E2">
      <w:pPr>
        <w:spacing w:line="480" w:lineRule="auto"/>
        <w:jc w:val="both"/>
        <w:rPr>
          <w:rFonts w:ascii="Georgia" w:hAnsi="Georgia"/>
          <w:sz w:val="22"/>
          <w:szCs w:val="22"/>
        </w:rPr>
      </w:pPr>
      <w:ins w:id="197" w:author="Marcel Gietzmann-Sanders" w:date="2026-02-04T11:39:00Z" w16du:dateUtc="2026-02-04T16:39:00Z">
        <w:r>
          <w:rPr>
            <w:rFonts w:ascii="Georgia" w:hAnsi="Georgia"/>
            <w:sz w:val="22"/>
            <w:szCs w:val="22"/>
          </w:rPr>
          <w:t>This dimensionality reduction technique exclude</w:t>
        </w:r>
      </w:ins>
      <w:ins w:id="198" w:author="Marcel Gietzmann-Sanders" w:date="2026-02-04T12:12:00Z" w16du:dateUtc="2026-02-04T17:12:00Z">
        <w:r w:rsidR="00BB214C">
          <w:rPr>
            <w:rFonts w:ascii="Georgia" w:hAnsi="Georgia"/>
            <w:sz w:val="22"/>
            <w:szCs w:val="22"/>
          </w:rPr>
          <w:t>d</w:t>
        </w:r>
      </w:ins>
      <w:ins w:id="199" w:author="Marcel Gietzmann-Sanders" w:date="2026-02-04T11:39:00Z" w16du:dateUtc="2026-02-04T16:39:00Z">
        <w:r>
          <w:rPr>
            <w:rFonts w:ascii="Georgia" w:hAnsi="Georgia"/>
            <w:sz w:val="22"/>
            <w:szCs w:val="22"/>
          </w:rPr>
          <w:t xml:space="preserve"> the use of </w:t>
        </w:r>
      </w:ins>
      <w:ins w:id="200" w:author="Marcel Gietzmann-Sanders" w:date="2026-02-04T11:41:00Z" w16du:dateUtc="2026-02-04T16:41:00Z">
        <w:r w:rsidR="008F3F9C">
          <w:rPr>
            <w:rFonts w:ascii="Georgia" w:hAnsi="Georgia"/>
            <w:sz w:val="22"/>
            <w:szCs w:val="22"/>
          </w:rPr>
          <w:t xml:space="preserve">techniques such as </w:t>
        </w:r>
      </w:ins>
      <w:ins w:id="201" w:author="Marcel Gietzmann-Sanders" w:date="2026-02-04T11:39:00Z" w16du:dateUtc="2026-02-04T16:39:00Z">
        <w:r>
          <w:rPr>
            <w:rFonts w:ascii="Georgia" w:hAnsi="Georgia"/>
            <w:sz w:val="22"/>
            <w:szCs w:val="22"/>
          </w:rPr>
          <w:t xml:space="preserve">Random Forests as we </w:t>
        </w:r>
      </w:ins>
      <w:ins w:id="202" w:author="Marcel Gietzmann-Sanders" w:date="2026-02-04T12:12:00Z" w16du:dateUtc="2026-02-04T17:12:00Z">
        <w:r w:rsidR="00BB214C">
          <w:rPr>
            <w:rFonts w:ascii="Georgia" w:hAnsi="Georgia"/>
            <w:sz w:val="22"/>
            <w:szCs w:val="22"/>
          </w:rPr>
          <w:t>were</w:t>
        </w:r>
      </w:ins>
      <w:ins w:id="203" w:author="Marcel Gietzmann-Sanders" w:date="2026-02-04T11:39:00Z" w16du:dateUtc="2026-02-04T16:39:00Z">
        <w:r>
          <w:rPr>
            <w:rFonts w:ascii="Georgia" w:hAnsi="Georgia"/>
            <w:sz w:val="22"/>
            <w:szCs w:val="22"/>
          </w:rPr>
          <w:t xml:space="preserve"> optimizing our parameters through a transformation (in this case </w:t>
        </w:r>
        <w:proofErr w:type="spellStart"/>
        <w:r>
          <w:rPr>
            <w:rFonts w:ascii="Georgia" w:hAnsi="Georgia"/>
            <w:sz w:val="22"/>
            <w:szCs w:val="22"/>
          </w:rPr>
          <w:t>softmax</w:t>
        </w:r>
        <w:proofErr w:type="spellEnd"/>
        <w:r>
          <w:rPr>
            <w:rFonts w:ascii="Georgia" w:hAnsi="Georgia"/>
            <w:sz w:val="22"/>
            <w:szCs w:val="22"/>
          </w:rPr>
          <w:t xml:space="preserve">). </w:t>
        </w:r>
        <w:proofErr w:type="gramStart"/>
        <w:r>
          <w:rPr>
            <w:rFonts w:ascii="Georgia" w:hAnsi="Georgia"/>
            <w:sz w:val="22"/>
            <w:szCs w:val="22"/>
          </w:rPr>
          <w:t>However</w:t>
        </w:r>
        <w:proofErr w:type="gramEnd"/>
        <w:r>
          <w:rPr>
            <w:rFonts w:ascii="Georgia" w:hAnsi="Georgia"/>
            <w:sz w:val="22"/>
            <w:szCs w:val="22"/>
          </w:rPr>
          <w:t xml:space="preserve"> </w:t>
        </w:r>
      </w:ins>
      <w:ins w:id="204" w:author="Marcel Gietzmann-Sanders" w:date="2026-02-04T11:40:00Z" w16du:dateUtc="2026-02-04T16:40:00Z">
        <w:r w:rsidR="008F3F9C">
          <w:rPr>
            <w:rFonts w:ascii="Georgia" w:hAnsi="Georgia"/>
            <w:sz w:val="22"/>
            <w:szCs w:val="22"/>
          </w:rPr>
          <w:t xml:space="preserve">given neural nets are optimized through gradient descent, </w:t>
        </w:r>
      </w:ins>
      <w:ins w:id="205" w:author="Marcel Gietzmann-Sanders" w:date="2026-02-04T12:12:00Z" w16du:dateUtc="2026-02-04T17:12:00Z">
        <w:r w:rsidR="00BB214C">
          <w:rPr>
            <w:rFonts w:ascii="Georgia" w:hAnsi="Georgia"/>
            <w:sz w:val="22"/>
            <w:szCs w:val="22"/>
          </w:rPr>
          <w:t>we were able to apply this technique without modification</w:t>
        </w:r>
      </w:ins>
      <w:ins w:id="206" w:author="Marcel Gietzmann-Sanders" w:date="2026-02-04T11:40:00Z" w16du:dateUtc="2026-02-04T16:40:00Z">
        <w:r w:rsidR="008F3F9C">
          <w:rPr>
            <w:rFonts w:ascii="Georgia" w:hAnsi="Georgia"/>
            <w:sz w:val="22"/>
            <w:szCs w:val="22"/>
          </w:rPr>
          <w:t xml:space="preserve">. This was the primary reason for using Neural Networks as opposed to other algorithms such as Random Forests. </w:t>
        </w:r>
      </w:ins>
    </w:p>
    <w:p w14:paraId="1249505D" w14:textId="77777777" w:rsidR="00481545" w:rsidRPr="00AC7417" w:rsidRDefault="00481545" w:rsidP="003069E2">
      <w:pPr>
        <w:spacing w:line="480" w:lineRule="auto"/>
        <w:jc w:val="both"/>
        <w:rPr>
          <w:rFonts w:ascii="Georgia" w:hAnsi="Georgia"/>
          <w:sz w:val="22"/>
          <w:szCs w:val="22"/>
        </w:rPr>
      </w:pPr>
    </w:p>
    <w:p w14:paraId="4B959310" w14:textId="41993F16" w:rsidR="00DE61C7" w:rsidRPr="00AC7417" w:rsidRDefault="00481545" w:rsidP="003069E2">
      <w:pPr>
        <w:spacing w:line="480" w:lineRule="auto"/>
        <w:jc w:val="both"/>
        <w:rPr>
          <w:rFonts w:ascii="Georgia" w:hAnsi="Georgia"/>
          <w:sz w:val="22"/>
          <w:szCs w:val="22"/>
        </w:rPr>
      </w:pPr>
      <w:del w:id="207" w:author="Marcel Gietzmann-Sanders" w:date="2026-02-04T11:42:00Z" w16du:dateUtc="2026-02-04T16:42:00Z">
        <w:r w:rsidRPr="00AC7417" w:rsidDel="008F3F9C">
          <w:rPr>
            <w:rFonts w:ascii="Georgia" w:hAnsi="Georgia"/>
            <w:sz w:val="22"/>
            <w:szCs w:val="22"/>
          </w:rPr>
          <w:delText>However</w:delText>
        </w:r>
      </w:del>
      <w:ins w:id="208" w:author="Marcel Gietzmann-Sanders" w:date="2026-02-04T12:12:00Z" w16du:dateUtc="2026-02-04T17:12:00Z">
        <w:r w:rsidR="00BB214C">
          <w:rPr>
            <w:rFonts w:ascii="Georgia" w:hAnsi="Georgia"/>
            <w:sz w:val="22"/>
            <w:szCs w:val="22"/>
          </w:rPr>
          <w:t>This introduced a class</w:t>
        </w:r>
      </w:ins>
      <w:ins w:id="209" w:author="Marcel Gietzmann-Sanders" w:date="2026-02-04T12:13:00Z" w16du:dateUtc="2026-02-04T17:13:00Z">
        <w:r w:rsidR="00BB214C">
          <w:rPr>
            <w:rFonts w:ascii="Georgia" w:hAnsi="Georgia"/>
            <w:sz w:val="22"/>
            <w:szCs w:val="22"/>
          </w:rPr>
          <w:t xml:space="preserve"> imbalance in our data</w:t>
        </w:r>
      </w:ins>
      <w:r w:rsidR="007F74A3" w:rsidRPr="00AC7417">
        <w:rPr>
          <w:rFonts w:ascii="Georgia" w:hAnsi="Georgia"/>
          <w:sz w:val="22"/>
          <w:szCs w:val="22"/>
        </w:rPr>
        <w:t>,</w:t>
      </w:r>
      <w:r w:rsidRPr="00AC7417">
        <w:rPr>
          <w:rFonts w:ascii="Georgia" w:hAnsi="Georgia"/>
          <w:sz w:val="22"/>
          <w:szCs w:val="22"/>
        </w:rPr>
        <w:t xml:space="preserve"> </w:t>
      </w:r>
      <w:del w:id="210" w:author="Marcel Gietzmann-Sanders" w:date="2026-02-04T12:13:00Z" w16du:dateUtc="2026-02-04T17:13:00Z">
        <w:r w:rsidRPr="00AC7417" w:rsidDel="00BB214C">
          <w:rPr>
            <w:rFonts w:ascii="Georgia" w:hAnsi="Georgia"/>
            <w:sz w:val="22"/>
            <w:szCs w:val="22"/>
          </w:rPr>
          <w:delText>we arrive at a class imbalance problem</w:delText>
        </w:r>
        <w:r w:rsidR="007F74A3" w:rsidRPr="00AC7417" w:rsidDel="00BB214C">
          <w:rPr>
            <w:rFonts w:ascii="Georgia" w:hAnsi="Georgia"/>
            <w:sz w:val="22"/>
            <w:szCs w:val="22"/>
          </w:rPr>
          <w:delText xml:space="preserve"> </w:delText>
        </w:r>
      </w:del>
      <w:r w:rsidR="007F74A3" w:rsidRPr="00AC7417">
        <w:rPr>
          <w:rFonts w:ascii="Georgia" w:hAnsi="Georgia"/>
          <w:sz w:val="22"/>
          <w:szCs w:val="22"/>
        </w:rPr>
        <w:t xml:space="preserve">because with 10 depth bins most instances of the internal log-odds model are encouraged to report very low log-odds. Therefore, we rebalanced </w:t>
      </w:r>
      <w:r w:rsidR="00DE61C7" w:rsidRPr="00AC7417">
        <w:rPr>
          <w:rFonts w:ascii="Georgia" w:hAnsi="Georgia"/>
          <w:sz w:val="22"/>
          <w:szCs w:val="22"/>
        </w:rPr>
        <w:t>the data by taking advantage of the fact that the log-odds of one choice is independent of the others. As a result, we</w:t>
      </w:r>
      <w:del w:id="211" w:author="Marcel Gietzmann-Sanders" w:date="2026-02-04T12:13:00Z" w16du:dateUtc="2026-02-04T17:13:00Z">
        <w:r w:rsidR="00DE61C7" w:rsidRPr="00AC7417" w:rsidDel="00BB214C">
          <w:rPr>
            <w:rFonts w:ascii="Georgia" w:hAnsi="Georgia"/>
            <w:sz w:val="22"/>
            <w:szCs w:val="22"/>
          </w:rPr>
          <w:delText xml:space="preserve"> can</w:delText>
        </w:r>
      </w:del>
      <w:r w:rsidR="00DE61C7" w:rsidRPr="00AC7417">
        <w:rPr>
          <w:rFonts w:ascii="Georgia" w:hAnsi="Georgia"/>
          <w:sz w:val="22"/>
          <w:szCs w:val="22"/>
        </w:rPr>
        <w:t xml:space="preserve"> </w:t>
      </w:r>
      <w:proofErr w:type="gramStart"/>
      <w:r w:rsidR="00DE61C7" w:rsidRPr="00AC7417">
        <w:rPr>
          <w:rFonts w:ascii="Georgia" w:hAnsi="Georgia"/>
          <w:sz w:val="22"/>
          <w:szCs w:val="22"/>
        </w:rPr>
        <w:t>down-sample</w:t>
      </w:r>
      <w:ins w:id="212" w:author="Marcel Gietzmann-Sanders" w:date="2026-02-04T12:13:00Z" w16du:dateUtc="2026-02-04T17:13:00Z">
        <w:r w:rsidR="00BB214C">
          <w:rPr>
            <w:rFonts w:ascii="Georgia" w:hAnsi="Georgia"/>
            <w:sz w:val="22"/>
            <w:szCs w:val="22"/>
          </w:rPr>
          <w:t>d</w:t>
        </w:r>
      </w:ins>
      <w:proofErr w:type="gramEnd"/>
      <w:r w:rsidR="00DE61C7" w:rsidRPr="00AC7417">
        <w:rPr>
          <w:rFonts w:ascii="Georgia" w:hAnsi="Georgia"/>
          <w:sz w:val="22"/>
          <w:szCs w:val="22"/>
        </w:rPr>
        <w:t xml:space="preserve"> the number of choices in any decision to just two and achieve</w:t>
      </w:r>
      <w:ins w:id="213" w:author="Marcel Gietzmann-Sanders" w:date="2026-02-04T12:13:00Z" w16du:dateUtc="2026-02-04T17:13:00Z">
        <w:r w:rsidR="00BB214C">
          <w:rPr>
            <w:rFonts w:ascii="Georgia" w:hAnsi="Georgia"/>
            <w:sz w:val="22"/>
            <w:szCs w:val="22"/>
          </w:rPr>
          <w:t>d</w:t>
        </w:r>
      </w:ins>
      <w:r w:rsidR="00DE61C7" w:rsidRPr="00AC7417">
        <w:rPr>
          <w:rFonts w:ascii="Georgia" w:hAnsi="Georgia"/>
          <w:sz w:val="22"/>
          <w:szCs w:val="22"/>
        </w:rPr>
        <w:t xml:space="preserve"> a balance</w:t>
      </w:r>
      <w:r w:rsidR="007B4844" w:rsidRPr="00AC7417">
        <w:rPr>
          <w:rFonts w:ascii="Georgia" w:hAnsi="Georgia"/>
          <w:sz w:val="22"/>
          <w:szCs w:val="22"/>
        </w:rPr>
        <w:t xml:space="preserve"> between</w:t>
      </w:r>
      <w:r w:rsidR="00DE61C7" w:rsidRPr="00AC7417">
        <w:rPr>
          <w:rFonts w:ascii="Georgia" w:hAnsi="Georgia"/>
          <w:sz w:val="22"/>
          <w:szCs w:val="22"/>
        </w:rPr>
        <w:t xml:space="preserve"> the positive and negative classes. To ensure we capture</w:t>
      </w:r>
      <w:ins w:id="214" w:author="Marcel Gietzmann-Sanders" w:date="2026-02-04T12:13:00Z" w16du:dateUtc="2026-02-04T17:13:00Z">
        <w:r w:rsidR="00BB214C">
          <w:rPr>
            <w:rFonts w:ascii="Georgia" w:hAnsi="Georgia"/>
            <w:sz w:val="22"/>
            <w:szCs w:val="22"/>
          </w:rPr>
          <w:t>d</w:t>
        </w:r>
      </w:ins>
      <w:r w:rsidR="00DE61C7" w:rsidRPr="00AC7417">
        <w:rPr>
          <w:rFonts w:ascii="Georgia" w:hAnsi="Georgia"/>
          <w:sz w:val="22"/>
          <w:szCs w:val="22"/>
        </w:rPr>
        <w:t xml:space="preserve"> the variety in choices, we then resampled the same decisions repeatedly to get different pairs of selected and unselected choices. We call this process contrast sampling as we are sampling selected vs unselected contrasts. In this specific case we decided on a random sample (with replacement) of 5,000 decisions per individual and 10 choices per decision. Over a validation/training split of </w:t>
      </w:r>
      <w:r w:rsidR="007F74A3" w:rsidRPr="00AC7417">
        <w:rPr>
          <w:rFonts w:ascii="Georgia" w:hAnsi="Georgia"/>
          <w:sz w:val="22"/>
          <w:szCs w:val="22"/>
        </w:rPr>
        <w:t xml:space="preserve">35/65 </w:t>
      </w:r>
      <w:r w:rsidR="00DE61C7" w:rsidRPr="00AC7417">
        <w:rPr>
          <w:rFonts w:ascii="Georgia" w:hAnsi="Georgia"/>
          <w:sz w:val="22"/>
          <w:szCs w:val="22"/>
        </w:rPr>
        <w:t>this resulted in 5,550,000 contrasts of which 3,600,000 were used in training and the rest in validation.</w:t>
      </w:r>
      <w:ins w:id="215" w:author="Marcel Gietzmann-Sanders" w:date="2026-02-05T07:35:00Z" w16du:dateUtc="2026-02-05T12:35:00Z">
        <w:r w:rsidR="00787A89">
          <w:rPr>
            <w:rFonts w:ascii="Georgia" w:hAnsi="Georgia"/>
            <w:sz w:val="22"/>
            <w:szCs w:val="22"/>
          </w:rPr>
          <w:t xml:space="preserve"> Fi</w:t>
        </w:r>
      </w:ins>
      <w:ins w:id="216" w:author="Marcel Gietzmann-Sanders" w:date="2026-02-05T07:36:00Z" w16du:dateUtc="2026-02-05T12:36:00Z">
        <w:r w:rsidR="00787A89">
          <w:rPr>
            <w:rFonts w:ascii="Georgia" w:hAnsi="Georgia"/>
            <w:sz w:val="22"/>
            <w:szCs w:val="22"/>
          </w:rPr>
          <w:t xml:space="preserve">sh were chosen at random to belong to </w:t>
        </w:r>
        <w:proofErr w:type="gramStart"/>
        <w:r w:rsidR="00787A89">
          <w:rPr>
            <w:rFonts w:ascii="Georgia" w:hAnsi="Georgia"/>
            <w:sz w:val="22"/>
            <w:szCs w:val="22"/>
          </w:rPr>
          <w:t>either the</w:t>
        </w:r>
        <w:proofErr w:type="gramEnd"/>
        <w:r w:rsidR="00787A89">
          <w:rPr>
            <w:rFonts w:ascii="Georgia" w:hAnsi="Georgia"/>
            <w:sz w:val="22"/>
            <w:szCs w:val="22"/>
          </w:rPr>
          <w:t xml:space="preserve"> validation/training set. This ensures that there is no information leakage due to the autocorrelated nature of the </w:t>
        </w:r>
      </w:ins>
      <w:ins w:id="217" w:author="Marcel Gietzmann-Sanders" w:date="2026-02-05T07:37:00Z" w16du:dateUtc="2026-02-05T12:37:00Z">
        <w:r w:rsidR="00787A89">
          <w:rPr>
            <w:rFonts w:ascii="Georgia" w:hAnsi="Georgia"/>
            <w:sz w:val="22"/>
            <w:szCs w:val="22"/>
          </w:rPr>
          <w:t>tracking data per fish.</w:t>
        </w:r>
      </w:ins>
      <w:ins w:id="218" w:author="Marcel Gietzmann-Sanders" w:date="2026-02-05T07:41:00Z" w16du:dateUtc="2026-02-05T12:41:00Z">
        <w:r w:rsidR="00787A89">
          <w:rPr>
            <w:rFonts w:ascii="Georgia" w:hAnsi="Georgia"/>
            <w:sz w:val="22"/>
            <w:szCs w:val="22"/>
          </w:rPr>
          <w:t xml:space="preserve"> Given that sampling was inhomogeneous between years we did not hold out a specific set of time. </w:t>
        </w:r>
      </w:ins>
    </w:p>
    <w:p w14:paraId="4437BD34" w14:textId="77777777" w:rsidR="00DE61C7" w:rsidRPr="00AC7417" w:rsidRDefault="00DE61C7" w:rsidP="003069E2">
      <w:pPr>
        <w:spacing w:line="480" w:lineRule="auto"/>
        <w:jc w:val="both"/>
        <w:rPr>
          <w:rFonts w:ascii="Georgia" w:hAnsi="Georgia"/>
          <w:sz w:val="22"/>
          <w:szCs w:val="22"/>
        </w:rPr>
      </w:pPr>
    </w:p>
    <w:p w14:paraId="29625F6A" w14:textId="06C2ED25"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Models were implemented in </w:t>
      </w:r>
      <w:proofErr w:type="spellStart"/>
      <w:r w:rsidRPr="00AC7417">
        <w:rPr>
          <w:rFonts w:ascii="Georgia" w:hAnsi="Georgia"/>
          <w:sz w:val="22"/>
          <w:szCs w:val="22"/>
        </w:rPr>
        <w:t>Keras</w:t>
      </w:r>
      <w:proofErr w:type="spellEnd"/>
      <w:r w:rsidRPr="00AC7417">
        <w:rPr>
          <w:rFonts w:ascii="Georgia" w:hAnsi="Georgia"/>
          <w:sz w:val="22"/>
          <w:szCs w:val="22"/>
        </w:rPr>
        <w:t xml:space="preserve"> </w:t>
      </w:r>
      <w:r w:rsidR="00E97B36" w:rsidRPr="00AC7417">
        <w:rPr>
          <w:rFonts w:ascii="Georgia" w:hAnsi="Georgia"/>
          <w:sz w:val="22"/>
          <w:szCs w:val="22"/>
        </w:rPr>
        <w:t xml:space="preserve">(Chollet, 2015) </w:t>
      </w:r>
      <w:r w:rsidRPr="00AC7417">
        <w:rPr>
          <w:rFonts w:ascii="Georgia" w:hAnsi="Georgia"/>
          <w:sz w:val="22"/>
          <w:szCs w:val="22"/>
        </w:rPr>
        <w:t xml:space="preserve">and trained for 100 epochs using a batch size of 200,000 and an Adam optimizer </w:t>
      </w:r>
      <w:r w:rsidR="00E97B36" w:rsidRPr="00AC7417">
        <w:rPr>
          <w:rFonts w:ascii="Georgia" w:hAnsi="Georgia"/>
          <w:sz w:val="22"/>
          <w:szCs w:val="22"/>
        </w:rPr>
        <w:t>(Kingma, 201</w:t>
      </w:r>
      <w:ins w:id="219" w:author="Marcel Gietzmann-Sanders" w:date="2026-02-05T09:55:00Z" w16du:dateUtc="2026-02-05T14:55:00Z">
        <w:r w:rsidR="00A864C2">
          <w:rPr>
            <w:rFonts w:ascii="Georgia" w:hAnsi="Georgia"/>
            <w:sz w:val="22"/>
            <w:szCs w:val="22"/>
          </w:rPr>
          <w:t>5</w:t>
        </w:r>
      </w:ins>
      <w:del w:id="220" w:author="Marcel Gietzmann-Sanders" w:date="2026-02-05T09:55:00Z" w16du:dateUtc="2026-02-05T14:55:00Z">
        <w:r w:rsidR="00E97B36" w:rsidRPr="00AC7417" w:rsidDel="00A864C2">
          <w:rPr>
            <w:rFonts w:ascii="Georgia" w:hAnsi="Georgia"/>
            <w:sz w:val="22"/>
            <w:szCs w:val="22"/>
          </w:rPr>
          <w:delText>7</w:delText>
        </w:r>
      </w:del>
      <w:r w:rsidR="00E97B36" w:rsidRPr="00AC7417">
        <w:rPr>
          <w:rFonts w:ascii="Georgia" w:hAnsi="Georgia"/>
          <w:sz w:val="22"/>
          <w:szCs w:val="22"/>
        </w:rPr>
        <w:t xml:space="preserve">) </w:t>
      </w:r>
      <w:r w:rsidRPr="00AC7417">
        <w:rPr>
          <w:rFonts w:ascii="Georgia" w:hAnsi="Georgia"/>
          <w:sz w:val="22"/>
          <w:szCs w:val="22"/>
        </w:rPr>
        <w:t xml:space="preserve">with a learning rate of 0.001. A grid search was performed over 2 and 3 hidden layers and 24 and 32 units per hidden layer and the model with the lowest validation over the contrast set was then selected. Amazon Web Service’s Batch Fargate service </w:t>
      </w:r>
      <w:ins w:id="221" w:author="Marcel Gietzmann-Sanders" w:date="2026-02-05T07:42:00Z" w16du:dateUtc="2026-02-05T12:42:00Z">
        <w:r w:rsidR="00787A89">
          <w:rPr>
            <w:rFonts w:ascii="Georgia" w:hAnsi="Georgia"/>
            <w:sz w:val="22"/>
            <w:szCs w:val="22"/>
          </w:rPr>
          <w:t xml:space="preserve">(AWS Batch) </w:t>
        </w:r>
      </w:ins>
      <w:r w:rsidRPr="00AC7417">
        <w:rPr>
          <w:rFonts w:ascii="Georgia" w:hAnsi="Georgia"/>
          <w:sz w:val="22"/>
          <w:szCs w:val="22"/>
        </w:rPr>
        <w:t>was used for comput</w:t>
      </w:r>
      <w:ins w:id="222" w:author="Marcel Gietzmann-Sanders" w:date="2026-02-05T07:42:00Z" w16du:dateUtc="2026-02-05T12:42:00Z">
        <w:r w:rsidR="00787A89">
          <w:rPr>
            <w:rFonts w:ascii="Georgia" w:hAnsi="Georgia"/>
            <w:sz w:val="22"/>
            <w:szCs w:val="22"/>
          </w:rPr>
          <w:t>ations</w:t>
        </w:r>
      </w:ins>
      <w:del w:id="223" w:author="Marcel Gietzmann-Sanders" w:date="2026-02-05T07:42:00Z" w16du:dateUtc="2026-02-05T12:42:00Z">
        <w:r w:rsidRPr="00AC7417" w:rsidDel="00787A89">
          <w:rPr>
            <w:rFonts w:ascii="Georgia" w:hAnsi="Georgia"/>
            <w:sz w:val="22"/>
            <w:szCs w:val="22"/>
          </w:rPr>
          <w:delText>e</w:delText>
        </w:r>
      </w:del>
      <w:r w:rsidRPr="00AC7417">
        <w:rPr>
          <w:rFonts w:ascii="Georgia" w:hAnsi="Georgia"/>
          <w:sz w:val="22"/>
          <w:szCs w:val="22"/>
        </w:rPr>
        <w:t xml:space="preserve"> and training was performed on instances with 2 </w:t>
      </w:r>
      <w:proofErr w:type="spellStart"/>
      <w:r w:rsidRPr="00AC7417">
        <w:rPr>
          <w:rFonts w:ascii="Georgia" w:hAnsi="Georgia"/>
          <w:sz w:val="22"/>
          <w:szCs w:val="22"/>
        </w:rPr>
        <w:t>vcpus</w:t>
      </w:r>
      <w:proofErr w:type="spellEnd"/>
      <w:r w:rsidRPr="00AC7417">
        <w:rPr>
          <w:rFonts w:ascii="Georgia" w:hAnsi="Georgia"/>
          <w:sz w:val="22"/>
          <w:szCs w:val="22"/>
        </w:rPr>
        <w:t xml:space="preserve"> and 4GB memory.</w:t>
      </w:r>
    </w:p>
    <w:p w14:paraId="3DF33216" w14:textId="77777777" w:rsidR="00DE61C7" w:rsidRPr="00AC7417" w:rsidRDefault="00DE61C7" w:rsidP="003069E2">
      <w:pPr>
        <w:spacing w:line="480" w:lineRule="auto"/>
        <w:jc w:val="both"/>
        <w:rPr>
          <w:rFonts w:ascii="Georgia" w:hAnsi="Georgia"/>
          <w:sz w:val="22"/>
          <w:szCs w:val="22"/>
        </w:rPr>
      </w:pPr>
    </w:p>
    <w:p w14:paraId="35D541E5" w14:textId="39C9F01A"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To facilitate feature selection and investigate the predictive power of different feature sets, several models were trained over feature sets of increasing complexity. All feature sets were subsets of the environmental and temporal features discussed above. The model with the lowest loss over </w:t>
      </w:r>
      <w:r w:rsidRPr="00AC7417">
        <w:rPr>
          <w:rFonts w:ascii="Georgia" w:hAnsi="Georgia"/>
          <w:sz w:val="22"/>
          <w:szCs w:val="22"/>
        </w:rPr>
        <w:lastRenderedPageBreak/>
        <w:t xml:space="preserve">the contrast validation set was selected as the final model. Then, starting from no features, the final model’s features were incrementally added to build additional models used to investigate the importance of each set of features. Each incremental feature was selected according to whichever caused the maximal drop in loss. For each of these models, </w:t>
      </w:r>
      <w:r w:rsidR="001776CE" w:rsidRPr="00AC7417">
        <w:rPr>
          <w:rFonts w:ascii="Georgia" w:hAnsi="Georgia"/>
          <w:sz w:val="22"/>
          <w:szCs w:val="22"/>
        </w:rPr>
        <w:t>to</w:t>
      </w:r>
      <w:r w:rsidRPr="00AC7417">
        <w:rPr>
          <w:rFonts w:ascii="Georgia" w:hAnsi="Georgia"/>
          <w:sz w:val="22"/>
          <w:szCs w:val="22"/>
        </w:rPr>
        <w:t xml:space="preserve"> make comparisons, categorical cross entropy was computed over the validation and training sets for both the contrasts and the original decisions.</w:t>
      </w:r>
      <w:r w:rsidR="007F74A3" w:rsidRPr="00AC7417">
        <w:rPr>
          <w:rFonts w:ascii="Georgia" w:hAnsi="Georgia"/>
          <w:sz w:val="22"/>
          <w:szCs w:val="22"/>
        </w:rPr>
        <w:t xml:space="preserve"> A related, but more directly interpretable, metric – geometric mean probability (</w:t>
      </w:r>
      <w:proofErr w:type="spellStart"/>
      <w:r w:rsidR="006418E0" w:rsidRPr="00AC7417">
        <w:rPr>
          <w:rFonts w:ascii="Georgia" w:hAnsi="Georgia"/>
          <w:sz w:val="22"/>
          <w:szCs w:val="22"/>
        </w:rPr>
        <w:t>gmp</w:t>
      </w:r>
      <w:proofErr w:type="spellEnd"/>
      <w:r w:rsidR="007F74A3" w:rsidRPr="00AC7417">
        <w:rPr>
          <w:rFonts w:ascii="Georgia" w:hAnsi="Georgia"/>
          <w:sz w:val="22"/>
          <w:szCs w:val="22"/>
        </w:rPr>
        <w:t>) was also computed to aid comparison. This was computed by taking the geometric mean over the probabilities the model assigned to the observed depth bins in the data</w:t>
      </w:r>
      <w:r w:rsidR="006418E0" w:rsidRPr="00AC7417">
        <w:rPr>
          <w:rFonts w:ascii="Georgia" w:hAnsi="Georgia"/>
          <w:sz w:val="22"/>
          <w:szCs w:val="22"/>
        </w:rPr>
        <w:t xml:space="preserve"> and g</w:t>
      </w:r>
      <w:ins w:id="224" w:author="Marcel Gietzmann-Sanders" w:date="2026-02-04T12:15:00Z" w16du:dateUtc="2026-02-04T17:15:00Z">
        <w:r w:rsidR="00BB214C">
          <w:rPr>
            <w:rFonts w:ascii="Georgia" w:hAnsi="Georgia"/>
            <w:sz w:val="22"/>
            <w:szCs w:val="22"/>
          </w:rPr>
          <w:t>ave</w:t>
        </w:r>
      </w:ins>
      <w:del w:id="225" w:author="Marcel Gietzmann-Sanders" w:date="2026-02-04T12:15:00Z" w16du:dateUtc="2026-02-04T17:15:00Z">
        <w:r w:rsidR="006418E0" w:rsidRPr="00AC7417" w:rsidDel="00BB214C">
          <w:rPr>
            <w:rFonts w:ascii="Georgia" w:hAnsi="Georgia"/>
            <w:sz w:val="22"/>
            <w:szCs w:val="22"/>
          </w:rPr>
          <w:delText>ives</w:delText>
        </w:r>
      </w:del>
      <w:r w:rsidR="006418E0" w:rsidRPr="00AC7417">
        <w:rPr>
          <w:rFonts w:ascii="Georgia" w:hAnsi="Georgia"/>
          <w:sz w:val="22"/>
          <w:szCs w:val="22"/>
        </w:rPr>
        <w:t xml:space="preserve"> a central tendency for the probability of selecting the </w:t>
      </w:r>
      <w:r w:rsidR="00866F9D">
        <w:rPr>
          <w:rFonts w:ascii="Georgia" w:hAnsi="Georgia"/>
          <w:sz w:val="22"/>
          <w:szCs w:val="22"/>
        </w:rPr>
        <w:t>observed depth</w:t>
      </w:r>
      <w:r w:rsidR="006418E0" w:rsidRPr="00AC7417">
        <w:rPr>
          <w:rFonts w:ascii="Georgia" w:hAnsi="Georgia"/>
          <w:sz w:val="22"/>
          <w:szCs w:val="22"/>
        </w:rPr>
        <w:t xml:space="preserve"> bin.</w:t>
      </w:r>
    </w:p>
    <w:p w14:paraId="514DC81B" w14:textId="77777777" w:rsidR="00DE61C7" w:rsidRPr="00AC7417" w:rsidRDefault="00DE61C7" w:rsidP="003069E2">
      <w:pPr>
        <w:spacing w:line="480" w:lineRule="auto"/>
        <w:jc w:val="both"/>
        <w:rPr>
          <w:rFonts w:ascii="Georgia" w:hAnsi="Georgia"/>
          <w:sz w:val="22"/>
          <w:szCs w:val="22"/>
        </w:rPr>
      </w:pPr>
    </w:p>
    <w:p w14:paraId="138F8BB4" w14:textId="11FCF493" w:rsidR="00DE61C7" w:rsidRPr="00AC7417" w:rsidRDefault="00DE61C7" w:rsidP="003069E2">
      <w:pPr>
        <w:spacing w:line="480" w:lineRule="auto"/>
        <w:jc w:val="both"/>
        <w:rPr>
          <w:rFonts w:ascii="Georgia" w:hAnsi="Georgia"/>
          <w:b/>
          <w:bCs/>
          <w:sz w:val="28"/>
          <w:szCs w:val="28"/>
        </w:rPr>
      </w:pPr>
      <w:r w:rsidRPr="00AC7417">
        <w:rPr>
          <w:rFonts w:ascii="Georgia" w:hAnsi="Georgia"/>
          <w:b/>
          <w:bCs/>
          <w:sz w:val="28"/>
          <w:szCs w:val="28"/>
        </w:rPr>
        <w:t>Evaluation of Model Predictions</w:t>
      </w:r>
    </w:p>
    <w:p w14:paraId="17F0ACAD" w14:textId="025CE44C"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To </w:t>
      </w:r>
      <w:r w:rsidRPr="00AC7417">
        <w:rPr>
          <w:rFonts w:ascii="Georgia" w:hAnsi="Georgia"/>
          <w:color w:val="222222"/>
          <w:sz w:val="22"/>
          <w:szCs w:val="22"/>
          <w:shd w:val="clear" w:color="auto" w:fill="FFFFFF"/>
        </w:rPr>
        <w:t xml:space="preserve">evaluate the </w:t>
      </w:r>
      <w:ins w:id="226" w:author="Marcel Gietzmann-Sanders" w:date="2026-02-05T07:43:00Z" w16du:dateUtc="2026-02-05T12:43:00Z">
        <w:r w:rsidR="00787A89">
          <w:rPr>
            <w:rFonts w:ascii="Georgia" w:hAnsi="Georgia"/>
            <w:color w:val="222222"/>
            <w:sz w:val="22"/>
            <w:szCs w:val="22"/>
            <w:shd w:val="clear" w:color="auto" w:fill="FFFFFF"/>
          </w:rPr>
          <w:t xml:space="preserve">final </w:t>
        </w:r>
      </w:ins>
      <w:r w:rsidRPr="00AC7417">
        <w:rPr>
          <w:rFonts w:ascii="Georgia" w:hAnsi="Georgia"/>
          <w:color w:val="222222"/>
          <w:sz w:val="22"/>
          <w:szCs w:val="22"/>
          <w:shd w:val="clear" w:color="auto" w:fill="FFFFFF"/>
        </w:rPr>
        <w:t xml:space="preserve">model’s predictions against observed depth occupancy we summarized depth occupancy and predictions across each of the selected features. For seasonal effects </w:t>
      </w:r>
      <w:r w:rsidRPr="00AC7417">
        <w:rPr>
          <w:rFonts w:ascii="Georgia" w:hAnsi="Georgia"/>
          <w:sz w:val="22"/>
          <w:szCs w:val="22"/>
        </w:rPr>
        <w:t>we compared the proportion of</w:t>
      </w:r>
      <w:r w:rsidR="00E74981" w:rsidRPr="00AC7417">
        <w:rPr>
          <w:rFonts w:ascii="Georgia" w:hAnsi="Georgia"/>
          <w:sz w:val="22"/>
          <w:szCs w:val="22"/>
        </w:rPr>
        <w:t xml:space="preserve"> tagged</w:t>
      </w:r>
      <w:r w:rsidRPr="00AC7417">
        <w:rPr>
          <w:rFonts w:ascii="Georgia" w:hAnsi="Georgia"/>
          <w:sz w:val="22"/>
          <w:szCs w:val="22"/>
        </w:rPr>
        <w:t xml:space="preserve"> fish in each depth bin per month</w:t>
      </w:r>
      <w:r w:rsidR="00E74981" w:rsidRPr="00AC7417">
        <w:rPr>
          <w:rFonts w:ascii="Georgia" w:hAnsi="Georgia"/>
          <w:sz w:val="22"/>
          <w:szCs w:val="22"/>
        </w:rPr>
        <w:t xml:space="preserve"> (independent of year)</w:t>
      </w:r>
      <w:r w:rsidRPr="00AC7417">
        <w:rPr>
          <w:rFonts w:ascii="Georgia" w:hAnsi="Georgia"/>
          <w:sz w:val="22"/>
          <w:szCs w:val="22"/>
        </w:rPr>
        <w:t xml:space="preserve"> in the validation set to the mean probability of fish in each depth bin as predicted by the model. To evaluate diurnal variation, we converted our </w:t>
      </w:r>
      <w:proofErr w:type="spellStart"/>
      <w:r w:rsidRPr="00AC7417">
        <w:rPr>
          <w:rFonts w:ascii="Georgia" w:hAnsi="Georgia"/>
          <w:sz w:val="22"/>
          <w:szCs w:val="22"/>
        </w:rPr>
        <w:t>sin_sun</w:t>
      </w:r>
      <w:proofErr w:type="spellEnd"/>
      <w:r w:rsidRPr="00AC7417">
        <w:rPr>
          <w:rFonts w:ascii="Georgia" w:hAnsi="Georgia"/>
          <w:sz w:val="22"/>
          <w:szCs w:val="22"/>
        </w:rPr>
        <w:t xml:space="preserve"> and </w:t>
      </w:r>
      <w:proofErr w:type="spellStart"/>
      <w:r w:rsidRPr="00AC7417">
        <w:rPr>
          <w:rFonts w:ascii="Georgia" w:hAnsi="Georgia"/>
          <w:sz w:val="22"/>
          <w:szCs w:val="22"/>
        </w:rPr>
        <w:t>cos_sun</w:t>
      </w:r>
      <w:proofErr w:type="spellEnd"/>
      <w:r w:rsidRPr="00AC7417">
        <w:rPr>
          <w:rFonts w:ascii="Georgia" w:hAnsi="Georgia"/>
          <w:sz w:val="22"/>
          <w:szCs w:val="22"/>
        </w:rPr>
        <w:t xml:space="preserve"> features back into radians and then computed the actual proportions of the fish at depths </w:t>
      </w:r>
      <w:r w:rsidR="00F52454">
        <w:rPr>
          <w:rFonts w:ascii="Georgia" w:hAnsi="Georgia"/>
          <w:sz w:val="22"/>
          <w:szCs w:val="22"/>
        </w:rPr>
        <w:t>deeper</w:t>
      </w:r>
      <w:r w:rsidRPr="00AC7417">
        <w:rPr>
          <w:rFonts w:ascii="Georgia" w:hAnsi="Georgia"/>
          <w:sz w:val="22"/>
          <w:szCs w:val="22"/>
        </w:rPr>
        <w:t xml:space="preserve"> than 25m across months for both the training and validation sets. </w:t>
      </w:r>
      <w:r w:rsidR="006418E0" w:rsidRPr="00AC7417">
        <w:rPr>
          <w:rFonts w:ascii="Georgia" w:hAnsi="Georgia"/>
          <w:sz w:val="22"/>
          <w:szCs w:val="22"/>
        </w:rPr>
        <w:t xml:space="preserve">25m was chosen to distinguish between near surface waters, where Chinook salmon spend most of their time, and waters away from the surface. </w:t>
      </w:r>
      <w:r w:rsidRPr="00AC7417">
        <w:rPr>
          <w:rFonts w:ascii="Georgia" w:hAnsi="Georgia"/>
          <w:sz w:val="22"/>
          <w:szCs w:val="22"/>
        </w:rPr>
        <w:t xml:space="preserve">This was then compared to the mean probability of depth occupancy below 25m across the day as predicted by the model over the validation set. </w:t>
      </w:r>
      <w:r w:rsidR="00EF2ED3" w:rsidRPr="00AC7417">
        <w:rPr>
          <w:rFonts w:ascii="Georgia" w:hAnsi="Georgia"/>
          <w:sz w:val="22"/>
          <w:szCs w:val="22"/>
        </w:rPr>
        <w:t>To illustrate the effect of salinity we looked at the predicted proportions of fish near the surface (&lt;25m depth) when salinity was above</w:t>
      </w:r>
      <w:ins w:id="227" w:author="Marcel Gietzmann-Sanders" w:date="2026-02-04T12:53:00Z" w16du:dateUtc="2026-02-04T17:53:00Z">
        <w:r w:rsidR="00514B0A">
          <w:rPr>
            <w:rFonts w:ascii="Georgia" w:hAnsi="Georgia"/>
            <w:sz w:val="22"/>
            <w:szCs w:val="22"/>
          </w:rPr>
          <w:t xml:space="preserve"> (high salinity)</w:t>
        </w:r>
      </w:ins>
      <w:r w:rsidR="00EF2ED3" w:rsidRPr="00AC7417">
        <w:rPr>
          <w:rFonts w:ascii="Georgia" w:hAnsi="Georgia"/>
          <w:sz w:val="22"/>
          <w:szCs w:val="22"/>
        </w:rPr>
        <w:t xml:space="preserve"> and below</w:t>
      </w:r>
      <w:ins w:id="228" w:author="Marcel Gietzmann-Sanders" w:date="2026-02-04T12:53:00Z" w16du:dateUtc="2026-02-04T17:53:00Z">
        <w:r w:rsidR="00514B0A">
          <w:rPr>
            <w:rFonts w:ascii="Georgia" w:hAnsi="Georgia"/>
            <w:sz w:val="22"/>
            <w:szCs w:val="22"/>
          </w:rPr>
          <w:t xml:space="preserve"> (low salinity)</w:t>
        </w:r>
      </w:ins>
      <w:r w:rsidR="00EF2ED3" w:rsidRPr="00AC7417">
        <w:rPr>
          <w:rFonts w:ascii="Georgia" w:hAnsi="Georgia"/>
          <w:sz w:val="22"/>
          <w:szCs w:val="22"/>
        </w:rPr>
        <w:t xml:space="preserve"> 31.3ppt</w:t>
      </w:r>
      <w:r w:rsidR="00E97B36" w:rsidRPr="00AC7417">
        <w:rPr>
          <w:rFonts w:ascii="Georgia" w:hAnsi="Georgia"/>
          <w:sz w:val="22"/>
          <w:szCs w:val="22"/>
        </w:rPr>
        <w:t xml:space="preserve"> (25</w:t>
      </w:r>
      <w:r w:rsidR="00E97B36" w:rsidRPr="00AC7417">
        <w:rPr>
          <w:rFonts w:ascii="Georgia" w:hAnsi="Georgia"/>
          <w:sz w:val="22"/>
          <w:szCs w:val="22"/>
          <w:vertAlign w:val="superscript"/>
        </w:rPr>
        <w:t>th</w:t>
      </w:r>
      <w:r w:rsidR="00E97B36" w:rsidRPr="00AC7417">
        <w:rPr>
          <w:rFonts w:ascii="Georgia" w:hAnsi="Georgia"/>
          <w:sz w:val="22"/>
          <w:szCs w:val="22"/>
        </w:rPr>
        <w:t xml:space="preserve"> percentile of surface salinity over the tagging dataset)</w:t>
      </w:r>
      <w:ins w:id="229" w:author="Marcel Gietzmann-Sanders" w:date="2026-02-04T12:35:00Z" w16du:dateUtc="2026-02-04T17:35:00Z">
        <w:r w:rsidR="004C3943">
          <w:rPr>
            <w:rFonts w:ascii="Georgia" w:hAnsi="Georgia"/>
            <w:sz w:val="22"/>
            <w:szCs w:val="22"/>
          </w:rPr>
          <w:t xml:space="preserve">. To control for the effects of depth we produced these proportions for each </w:t>
        </w:r>
      </w:ins>
      <w:ins w:id="230" w:author="Marcel Gietzmann-Sanders" w:date="2026-02-04T12:37:00Z" w16du:dateUtc="2026-02-04T17:37:00Z">
        <w:r w:rsidR="004C3943">
          <w:rPr>
            <w:rFonts w:ascii="Georgia" w:hAnsi="Georgia"/>
            <w:sz w:val="22"/>
            <w:szCs w:val="22"/>
          </w:rPr>
          <w:t>overall depth</w:t>
        </w:r>
      </w:ins>
      <w:ins w:id="231" w:author="Marcel Gietzmann-Sanders" w:date="2026-02-04T12:49:00Z" w16du:dateUtc="2026-02-04T17:49:00Z">
        <w:r w:rsidR="005431F9">
          <w:rPr>
            <w:rFonts w:ascii="Georgia" w:hAnsi="Georgia"/>
            <w:sz w:val="22"/>
            <w:szCs w:val="22"/>
          </w:rPr>
          <w:t xml:space="preserve"> </w:t>
        </w:r>
      </w:ins>
      <w:ins w:id="232" w:author="Marcel Gietzmann-Sanders" w:date="2026-02-04T12:37:00Z" w16du:dateUtc="2026-02-04T17:37:00Z">
        <w:r w:rsidR="004C3943">
          <w:rPr>
            <w:rFonts w:ascii="Georgia" w:hAnsi="Georgia"/>
            <w:sz w:val="22"/>
            <w:szCs w:val="22"/>
          </w:rPr>
          <w:t xml:space="preserve">(as measured by the maximum depth bin at the location) </w:t>
        </w:r>
      </w:ins>
      <w:ins w:id="233" w:author="Marcel Gietzmann-Sanders" w:date="2026-02-04T12:50:00Z" w16du:dateUtc="2026-02-04T17:50:00Z">
        <w:r w:rsidR="005431F9">
          <w:rPr>
            <w:rFonts w:ascii="Georgia" w:hAnsi="Georgia"/>
            <w:sz w:val="22"/>
            <w:szCs w:val="22"/>
          </w:rPr>
          <w:t xml:space="preserve">and month </w:t>
        </w:r>
        <w:r w:rsidR="005431F9">
          <w:rPr>
            <w:rFonts w:ascii="Georgia" w:hAnsi="Georgia"/>
            <w:sz w:val="22"/>
            <w:szCs w:val="22"/>
          </w:rPr>
          <w:t xml:space="preserve">where we had both low and high samples </w:t>
        </w:r>
      </w:ins>
      <w:ins w:id="234" w:author="Marcel Gietzmann-Sanders" w:date="2026-02-04T12:37:00Z" w16du:dateUtc="2026-02-04T17:37:00Z">
        <w:r w:rsidR="004C3943">
          <w:rPr>
            <w:rFonts w:ascii="Georgia" w:hAnsi="Georgia"/>
            <w:sz w:val="22"/>
            <w:szCs w:val="22"/>
          </w:rPr>
          <w:t xml:space="preserve">and then averaged over </w:t>
        </w:r>
        <w:r w:rsidR="004C3943">
          <w:rPr>
            <w:rFonts w:ascii="Georgia" w:hAnsi="Georgia"/>
            <w:sz w:val="22"/>
            <w:szCs w:val="22"/>
          </w:rPr>
          <w:lastRenderedPageBreak/>
          <w:t>these proportions thus weighting all depths evenl</w:t>
        </w:r>
      </w:ins>
      <w:ins w:id="235" w:author="Marcel Gietzmann-Sanders" w:date="2026-02-04T12:38:00Z" w16du:dateUtc="2026-02-04T17:38:00Z">
        <w:r w:rsidR="004C3943">
          <w:rPr>
            <w:rFonts w:ascii="Georgia" w:hAnsi="Georgia"/>
            <w:sz w:val="22"/>
            <w:szCs w:val="22"/>
          </w:rPr>
          <w:t>y.</w:t>
        </w:r>
      </w:ins>
      <w:r w:rsidR="00456860">
        <w:rPr>
          <w:rFonts w:ascii="Georgia" w:hAnsi="Georgia"/>
          <w:sz w:val="22"/>
          <w:szCs w:val="22"/>
        </w:rPr>
        <w:t xml:space="preserve"> </w:t>
      </w:r>
      <w:ins w:id="236" w:author="Marcel Gietzmann-Sanders" w:date="2026-02-04T12:38:00Z" w16du:dateUtc="2026-02-04T17:38:00Z">
        <w:r w:rsidR="004C3943">
          <w:rPr>
            <w:rFonts w:ascii="Georgia" w:hAnsi="Georgia"/>
            <w:sz w:val="22"/>
            <w:szCs w:val="22"/>
          </w:rPr>
          <w:t>In addition to this we also computed</w:t>
        </w:r>
      </w:ins>
      <w:del w:id="237" w:author="Marcel Gietzmann-Sanders" w:date="2026-02-04T12:38:00Z" w16du:dateUtc="2026-02-04T17:38:00Z">
        <w:r w:rsidR="00456860" w:rsidDel="004C3943">
          <w:rPr>
            <w:rFonts w:ascii="Georgia" w:hAnsi="Georgia"/>
            <w:sz w:val="22"/>
            <w:szCs w:val="22"/>
          </w:rPr>
          <w:delText>a</w:delText>
        </w:r>
        <w:r w:rsidR="00EF2ED3" w:rsidRPr="00AC7417" w:rsidDel="004C3943">
          <w:rPr>
            <w:rFonts w:ascii="Georgia" w:hAnsi="Georgia"/>
            <w:sz w:val="22"/>
            <w:szCs w:val="22"/>
          </w:rPr>
          <w:delText>s well as</w:delText>
        </w:r>
      </w:del>
      <w:r w:rsidR="00EF2ED3" w:rsidRPr="00AC7417">
        <w:rPr>
          <w:rFonts w:ascii="Georgia" w:hAnsi="Georgia"/>
          <w:sz w:val="22"/>
          <w:szCs w:val="22"/>
        </w:rPr>
        <w:t xml:space="preserve"> the change in model loss across month when </w:t>
      </w:r>
      <w:del w:id="238" w:author="Marcel Gietzmann-Sanders" w:date="2026-02-04T12:16:00Z" w16du:dateUtc="2026-02-04T17:16:00Z">
        <w:r w:rsidR="00EF2ED3" w:rsidRPr="00AC7417" w:rsidDel="00BB214C">
          <w:rPr>
            <w:rFonts w:ascii="Georgia" w:hAnsi="Georgia"/>
            <w:sz w:val="22"/>
            <w:szCs w:val="22"/>
          </w:rPr>
          <w:delText xml:space="preserve">adding </w:delText>
        </w:r>
      </w:del>
      <w:ins w:id="239" w:author="Marcel Gietzmann-Sanders" w:date="2026-02-04T12:16:00Z" w16du:dateUtc="2026-02-04T17:16:00Z">
        <w:r w:rsidR="00BB214C">
          <w:rPr>
            <w:rFonts w:ascii="Georgia" w:hAnsi="Georgia"/>
            <w:sz w:val="22"/>
            <w:szCs w:val="22"/>
          </w:rPr>
          <w:t>we added</w:t>
        </w:r>
        <w:r w:rsidR="00BB214C" w:rsidRPr="00AC7417">
          <w:rPr>
            <w:rFonts w:ascii="Georgia" w:hAnsi="Georgia"/>
            <w:sz w:val="22"/>
            <w:szCs w:val="22"/>
          </w:rPr>
          <w:t xml:space="preserve"> </w:t>
        </w:r>
      </w:ins>
      <w:del w:id="240" w:author="Marcel Gietzmann-Sanders" w:date="2026-02-04T12:38:00Z" w16du:dateUtc="2026-02-04T17:38:00Z">
        <w:r w:rsidR="00EF2ED3" w:rsidRPr="00AC7417" w:rsidDel="004C3943">
          <w:rPr>
            <w:rFonts w:ascii="Georgia" w:hAnsi="Georgia"/>
            <w:sz w:val="22"/>
            <w:szCs w:val="22"/>
          </w:rPr>
          <w:delText>the feature</w:delText>
        </w:r>
      </w:del>
      <w:ins w:id="241" w:author="Marcel Gietzmann-Sanders" w:date="2026-02-04T12:38:00Z" w16du:dateUtc="2026-02-04T17:38:00Z">
        <w:r w:rsidR="004C3943">
          <w:rPr>
            <w:rFonts w:ascii="Georgia" w:hAnsi="Georgia"/>
            <w:sz w:val="22"/>
            <w:szCs w:val="22"/>
          </w:rPr>
          <w:t>salinity</w:t>
        </w:r>
      </w:ins>
      <w:r w:rsidR="00EF2ED3" w:rsidRPr="00AC7417">
        <w:rPr>
          <w:rFonts w:ascii="Georgia" w:hAnsi="Georgia"/>
          <w:sz w:val="22"/>
          <w:szCs w:val="22"/>
        </w:rPr>
        <w:t xml:space="preserve"> to the model.</w:t>
      </w:r>
    </w:p>
    <w:p w14:paraId="4D7B6EAE" w14:textId="77777777" w:rsidR="00B81792" w:rsidRPr="00AC7417" w:rsidRDefault="00B81792" w:rsidP="003069E2">
      <w:pPr>
        <w:spacing w:line="480" w:lineRule="auto"/>
        <w:jc w:val="both"/>
        <w:rPr>
          <w:rFonts w:ascii="Georgia" w:hAnsi="Georgia"/>
          <w:sz w:val="22"/>
          <w:szCs w:val="22"/>
        </w:rPr>
      </w:pPr>
    </w:p>
    <w:p w14:paraId="2F1664A6" w14:textId="112D4D58" w:rsidR="00EF2ED3" w:rsidRPr="00AC7417" w:rsidRDefault="00DE61C7" w:rsidP="003069E2">
      <w:pPr>
        <w:spacing w:line="480" w:lineRule="auto"/>
        <w:jc w:val="both"/>
        <w:rPr>
          <w:rFonts w:ascii="Georgia" w:hAnsi="Georgia"/>
          <w:b/>
          <w:bCs/>
          <w:sz w:val="28"/>
          <w:szCs w:val="28"/>
        </w:rPr>
      </w:pPr>
      <w:r w:rsidRPr="00AC7417">
        <w:rPr>
          <w:rFonts w:ascii="Georgia" w:hAnsi="Georgia"/>
          <w:b/>
          <w:bCs/>
          <w:sz w:val="28"/>
          <w:szCs w:val="28"/>
        </w:rPr>
        <w:t xml:space="preserve">Informing </w:t>
      </w:r>
      <w:r w:rsidR="00E72649" w:rsidRPr="00AC7417">
        <w:rPr>
          <w:rFonts w:ascii="Georgia" w:hAnsi="Georgia"/>
          <w:b/>
          <w:bCs/>
          <w:sz w:val="28"/>
          <w:szCs w:val="28"/>
        </w:rPr>
        <w:t>Bycatch</w:t>
      </w:r>
      <w:r w:rsidRPr="00AC7417">
        <w:rPr>
          <w:rFonts w:ascii="Georgia" w:hAnsi="Georgia"/>
          <w:b/>
          <w:bCs/>
          <w:sz w:val="28"/>
          <w:szCs w:val="28"/>
        </w:rPr>
        <w:t xml:space="preserve"> Mitigation</w:t>
      </w:r>
    </w:p>
    <w:p w14:paraId="55CE5ED3" w14:textId="75E44818"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To illustrate how the model </w:t>
      </w:r>
      <w:r w:rsidRPr="00AC7417">
        <w:rPr>
          <w:rFonts w:ascii="Georgia" w:hAnsi="Georgia"/>
          <w:color w:val="222222"/>
          <w:sz w:val="22"/>
          <w:szCs w:val="22"/>
          <w:shd w:val="clear" w:color="auto" w:fill="FFFFFF"/>
        </w:rPr>
        <w:t xml:space="preserve">predictions </w:t>
      </w:r>
      <w:del w:id="242" w:author="Marcel Gietzmann-Sanders" w:date="2026-02-04T12:16:00Z" w16du:dateUtc="2026-02-04T17:16:00Z">
        <w:r w:rsidRPr="00AC7417" w:rsidDel="00BB214C">
          <w:rPr>
            <w:rFonts w:ascii="Georgia" w:hAnsi="Georgia"/>
            <w:color w:val="222222"/>
            <w:sz w:val="22"/>
            <w:szCs w:val="22"/>
            <w:shd w:val="clear" w:color="auto" w:fill="FFFFFF"/>
          </w:rPr>
          <w:delText xml:space="preserve">can </w:delText>
        </w:r>
      </w:del>
      <w:ins w:id="243" w:author="Marcel Gietzmann-Sanders" w:date="2026-02-04T12:16:00Z" w16du:dateUtc="2026-02-04T17:16:00Z">
        <w:r w:rsidR="00BB214C">
          <w:rPr>
            <w:rFonts w:ascii="Georgia" w:hAnsi="Georgia"/>
            <w:color w:val="222222"/>
            <w:sz w:val="22"/>
            <w:szCs w:val="22"/>
            <w:shd w:val="clear" w:color="auto" w:fill="FFFFFF"/>
          </w:rPr>
          <w:t>could</w:t>
        </w:r>
        <w:r w:rsidR="00BB214C" w:rsidRPr="00AC7417">
          <w:rPr>
            <w:rFonts w:ascii="Georgia" w:hAnsi="Georgia"/>
            <w:color w:val="222222"/>
            <w:sz w:val="22"/>
            <w:szCs w:val="22"/>
            <w:shd w:val="clear" w:color="auto" w:fill="FFFFFF"/>
          </w:rPr>
          <w:t xml:space="preserve"> </w:t>
        </w:r>
      </w:ins>
      <w:r w:rsidRPr="00AC7417">
        <w:rPr>
          <w:rFonts w:ascii="Georgia" w:hAnsi="Georgia"/>
          <w:color w:val="222222"/>
          <w:sz w:val="22"/>
          <w:szCs w:val="22"/>
          <w:shd w:val="clear" w:color="auto" w:fill="FFFFFF"/>
        </w:rPr>
        <w:t xml:space="preserve">guide mitigation of incidental capture near the seafloor we </w:t>
      </w:r>
      <w:r w:rsidR="00387E35" w:rsidRPr="00AC7417">
        <w:rPr>
          <w:rFonts w:ascii="Georgia" w:hAnsi="Georgia"/>
          <w:color w:val="222222"/>
          <w:sz w:val="22"/>
          <w:szCs w:val="22"/>
          <w:shd w:val="clear" w:color="auto" w:fill="FFFFFF"/>
        </w:rPr>
        <w:t>back predicted depth occupancy</w:t>
      </w:r>
      <w:r w:rsidRPr="00AC7417">
        <w:rPr>
          <w:rFonts w:ascii="Georgia" w:hAnsi="Georgia"/>
          <w:color w:val="222222"/>
          <w:sz w:val="22"/>
          <w:szCs w:val="22"/>
          <w:shd w:val="clear" w:color="auto" w:fill="FFFFFF"/>
        </w:rPr>
        <w:t xml:space="preserve"> over </w:t>
      </w:r>
      <w:r w:rsidR="003416AE">
        <w:rPr>
          <w:rFonts w:ascii="Georgia" w:hAnsi="Georgia"/>
          <w:color w:val="222222"/>
          <w:sz w:val="22"/>
          <w:szCs w:val="22"/>
          <w:shd w:val="clear" w:color="auto" w:fill="FFFFFF"/>
        </w:rPr>
        <w:t>a subsection</w:t>
      </w:r>
      <w:r w:rsidR="00387E35" w:rsidRPr="00AC7417">
        <w:rPr>
          <w:rFonts w:ascii="Georgia" w:hAnsi="Georgia"/>
          <w:color w:val="222222"/>
          <w:sz w:val="22"/>
          <w:szCs w:val="22"/>
          <w:shd w:val="clear" w:color="auto" w:fill="FFFFFF"/>
        </w:rPr>
        <w:t xml:space="preserve"> of the</w:t>
      </w:r>
      <w:r w:rsidRPr="00AC7417">
        <w:rPr>
          <w:rFonts w:ascii="Georgia" w:hAnsi="Georgia"/>
          <w:color w:val="222222"/>
          <w:sz w:val="22"/>
          <w:szCs w:val="22"/>
          <w:shd w:val="clear" w:color="auto" w:fill="FFFFFF"/>
        </w:rPr>
        <w:t xml:space="preserve"> Gulf of Alaska in the year of 2022 and then used the predictions to explore how </w:t>
      </w:r>
      <w:del w:id="244" w:author="Marcel Gietzmann-Sanders" w:date="2026-02-05T07:44:00Z" w16du:dateUtc="2026-02-05T12:44:00Z">
        <w:r w:rsidRPr="00AC7417" w:rsidDel="00787A89">
          <w:rPr>
            <w:rFonts w:ascii="Georgia" w:hAnsi="Georgia"/>
            <w:color w:val="222222"/>
            <w:sz w:val="22"/>
            <w:szCs w:val="22"/>
            <w:shd w:val="clear" w:color="auto" w:fill="FFFFFF"/>
          </w:rPr>
          <w:delText xml:space="preserve">our </w:delText>
        </w:r>
      </w:del>
      <w:ins w:id="245" w:author="Marcel Gietzmann-Sanders" w:date="2026-02-05T07:44:00Z" w16du:dateUtc="2026-02-05T12:44:00Z">
        <w:r w:rsidR="00787A89">
          <w:rPr>
            <w:rFonts w:ascii="Georgia" w:hAnsi="Georgia"/>
            <w:color w:val="222222"/>
            <w:sz w:val="22"/>
            <w:szCs w:val="22"/>
            <w:shd w:val="clear" w:color="auto" w:fill="FFFFFF"/>
          </w:rPr>
          <w:t>the individual</w:t>
        </w:r>
        <w:r w:rsidR="00787A89" w:rsidRPr="00AC7417">
          <w:rPr>
            <w:rFonts w:ascii="Georgia" w:hAnsi="Georgia"/>
            <w:color w:val="222222"/>
            <w:sz w:val="22"/>
            <w:szCs w:val="22"/>
            <w:shd w:val="clear" w:color="auto" w:fill="FFFFFF"/>
          </w:rPr>
          <w:t xml:space="preserve"> </w:t>
        </w:r>
      </w:ins>
      <w:r w:rsidRPr="00AC7417">
        <w:rPr>
          <w:rFonts w:ascii="Georgia" w:hAnsi="Georgia"/>
          <w:color w:val="222222"/>
          <w:sz w:val="22"/>
          <w:szCs w:val="22"/>
          <w:shd w:val="clear" w:color="auto" w:fill="FFFFFF"/>
        </w:rPr>
        <w:t xml:space="preserve">features </w:t>
      </w:r>
      <w:ins w:id="246" w:author="Marcel Gietzmann-Sanders" w:date="2026-02-05T07:44:00Z" w16du:dateUtc="2026-02-05T12:44:00Z">
        <w:r w:rsidR="00787A89">
          <w:rPr>
            <w:rFonts w:ascii="Georgia" w:hAnsi="Georgia"/>
            <w:color w:val="222222"/>
            <w:sz w:val="22"/>
            <w:szCs w:val="22"/>
            <w:shd w:val="clear" w:color="auto" w:fill="FFFFFF"/>
          </w:rPr>
          <w:t xml:space="preserve">of the model </w:t>
        </w:r>
      </w:ins>
      <w:r w:rsidRPr="00AC7417">
        <w:rPr>
          <w:rFonts w:ascii="Georgia" w:hAnsi="Georgia"/>
          <w:color w:val="222222"/>
          <w:sz w:val="22"/>
          <w:szCs w:val="22"/>
          <w:shd w:val="clear" w:color="auto" w:fill="FFFFFF"/>
        </w:rPr>
        <w:t>drive risk</w:t>
      </w:r>
      <w:r w:rsidR="00FD1C04" w:rsidRPr="00AC7417">
        <w:rPr>
          <w:rFonts w:ascii="Georgia" w:hAnsi="Georgia"/>
          <w:color w:val="222222"/>
          <w:sz w:val="22"/>
          <w:szCs w:val="22"/>
          <w:shd w:val="clear" w:color="auto" w:fill="FFFFFF"/>
        </w:rPr>
        <w:t xml:space="preserve"> of overlap with fishing gears deployed near the bottom</w:t>
      </w:r>
      <w:r w:rsidRPr="00AC7417">
        <w:rPr>
          <w:rFonts w:ascii="Georgia" w:hAnsi="Georgia"/>
          <w:color w:val="222222"/>
          <w:sz w:val="22"/>
          <w:szCs w:val="22"/>
          <w:shd w:val="clear" w:color="auto" w:fill="FFFFFF"/>
        </w:rPr>
        <w:t xml:space="preserve">. First, in the same manner as described for model training, we built </w:t>
      </w:r>
      <w:r w:rsidRPr="00AC7417">
        <w:rPr>
          <w:rFonts w:ascii="Georgia" w:hAnsi="Georgia"/>
          <w:sz w:val="22"/>
          <w:szCs w:val="22"/>
        </w:rPr>
        <w:t xml:space="preserve">a dataset of model features that included each depth bin, over every single H3 resolution 4 </w:t>
      </w:r>
      <w:proofErr w:type="gramStart"/>
      <w:r w:rsidRPr="00AC7417">
        <w:rPr>
          <w:rFonts w:ascii="Georgia" w:hAnsi="Georgia"/>
          <w:sz w:val="22"/>
          <w:szCs w:val="22"/>
        </w:rPr>
        <w:t>cell</w:t>
      </w:r>
      <w:proofErr w:type="gramEnd"/>
      <w:r w:rsidR="000F5D4F" w:rsidRPr="00AC7417">
        <w:rPr>
          <w:rFonts w:ascii="Georgia" w:hAnsi="Georgia"/>
          <w:sz w:val="22"/>
          <w:szCs w:val="22"/>
        </w:rPr>
        <w:t xml:space="preserve"> in the Gulf of Alaska and Eastern Bering Sea</w:t>
      </w:r>
      <w:r w:rsidRPr="00AC7417">
        <w:rPr>
          <w:rFonts w:ascii="Georgia" w:hAnsi="Georgia"/>
          <w:sz w:val="22"/>
          <w:szCs w:val="22"/>
        </w:rPr>
        <w:t xml:space="preserve">, </w:t>
      </w:r>
      <w:r w:rsidR="000F5D4F" w:rsidRPr="00AC7417">
        <w:rPr>
          <w:rFonts w:ascii="Georgia" w:hAnsi="Georgia"/>
          <w:sz w:val="22"/>
          <w:szCs w:val="22"/>
        </w:rPr>
        <w:t xml:space="preserve">for </w:t>
      </w:r>
      <w:r w:rsidRPr="00AC7417">
        <w:rPr>
          <w:rFonts w:ascii="Georgia" w:hAnsi="Georgia"/>
          <w:sz w:val="22"/>
          <w:szCs w:val="22"/>
        </w:rPr>
        <w:t xml:space="preserve">each hour over the full year of 2022. This resulted in over 96 million </w:t>
      </w:r>
      <w:proofErr w:type="gramStart"/>
      <w:r w:rsidR="0000575E" w:rsidRPr="00AC7417">
        <w:rPr>
          <w:rFonts w:ascii="Georgia" w:hAnsi="Georgia"/>
          <w:sz w:val="22"/>
          <w:szCs w:val="22"/>
        </w:rPr>
        <w:t>individual</w:t>
      </w:r>
      <w:proofErr w:type="gramEnd"/>
      <w:r w:rsidR="0000575E" w:rsidRPr="00AC7417">
        <w:rPr>
          <w:rFonts w:ascii="Georgia" w:hAnsi="Georgia"/>
          <w:sz w:val="22"/>
          <w:szCs w:val="22"/>
        </w:rPr>
        <w:t xml:space="preserve"> </w:t>
      </w:r>
      <w:del w:id="247" w:author="Marcel Gietzmann-Sanders" w:date="2026-02-05T07:45:00Z" w16du:dateUtc="2026-02-05T12:45:00Z">
        <w:r w:rsidR="0000575E" w:rsidRPr="00AC7417" w:rsidDel="00787A89">
          <w:rPr>
            <w:rFonts w:ascii="Georgia" w:hAnsi="Georgia"/>
            <w:sz w:val="22"/>
            <w:szCs w:val="22"/>
          </w:rPr>
          <w:delText xml:space="preserve">predictions </w:delText>
        </w:r>
      </w:del>
      <w:ins w:id="248" w:author="Marcel Gietzmann-Sanders" w:date="2026-02-05T07:45:00Z" w16du:dateUtc="2026-02-05T12:45:00Z">
        <w:r w:rsidR="00787A89">
          <w:rPr>
            <w:rFonts w:ascii="Georgia" w:hAnsi="Georgia"/>
            <w:sz w:val="22"/>
            <w:szCs w:val="22"/>
          </w:rPr>
          <w:t>entries</w:t>
        </w:r>
        <w:r w:rsidR="00787A89" w:rsidRPr="00AC7417">
          <w:rPr>
            <w:rFonts w:ascii="Georgia" w:hAnsi="Georgia"/>
            <w:sz w:val="22"/>
            <w:szCs w:val="22"/>
          </w:rPr>
          <w:t xml:space="preserve"> </w:t>
        </w:r>
      </w:ins>
      <w:r w:rsidR="0000575E" w:rsidRPr="00AC7417">
        <w:rPr>
          <w:rFonts w:ascii="Georgia" w:hAnsi="Georgia"/>
          <w:sz w:val="22"/>
          <w:szCs w:val="22"/>
        </w:rPr>
        <w:t>in space and time</w:t>
      </w:r>
      <w:r w:rsidRPr="00AC7417">
        <w:rPr>
          <w:rFonts w:ascii="Georgia" w:hAnsi="Georgia"/>
          <w:sz w:val="22"/>
          <w:szCs w:val="22"/>
        </w:rPr>
        <w:t xml:space="preserve">. </w:t>
      </w:r>
      <w:del w:id="249" w:author="Marcel Gietzmann-Sanders" w:date="2026-02-05T07:45:00Z" w16du:dateUtc="2026-02-05T12:45:00Z">
        <w:r w:rsidRPr="00AC7417" w:rsidDel="00787A89">
          <w:rPr>
            <w:rFonts w:ascii="Georgia" w:hAnsi="Georgia"/>
            <w:sz w:val="22"/>
            <w:szCs w:val="22"/>
          </w:rPr>
          <w:delText>Using AWS Batch, we</w:delText>
        </w:r>
      </w:del>
      <w:ins w:id="250" w:author="Marcel Gietzmann-Sanders" w:date="2026-02-05T07:45:00Z" w16du:dateUtc="2026-02-05T12:45:00Z">
        <w:r w:rsidR="00787A89">
          <w:rPr>
            <w:rFonts w:ascii="Georgia" w:hAnsi="Georgia"/>
            <w:sz w:val="22"/>
            <w:szCs w:val="22"/>
          </w:rPr>
          <w:t>W</w:t>
        </w:r>
      </w:ins>
      <w:r w:rsidRPr="00AC7417">
        <w:rPr>
          <w:rFonts w:ascii="Georgia" w:hAnsi="Georgia"/>
          <w:sz w:val="22"/>
          <w:szCs w:val="22"/>
        </w:rPr>
        <w:t xml:space="preserve"> then ran model inference over these points to determine the likelihood </w:t>
      </w:r>
      <w:ins w:id="251" w:author="Marcel Gietzmann-Sanders" w:date="2026-02-05T07:46:00Z" w16du:dateUtc="2026-02-05T12:46:00Z">
        <w:r w:rsidR="00787A89">
          <w:rPr>
            <w:rFonts w:ascii="Georgia" w:hAnsi="Georgia"/>
            <w:sz w:val="22"/>
            <w:szCs w:val="22"/>
          </w:rPr>
          <w:t xml:space="preserve">of Chinook salmon presence </w:t>
        </w:r>
      </w:ins>
      <w:r w:rsidRPr="00AC7417">
        <w:rPr>
          <w:rFonts w:ascii="Georgia" w:hAnsi="Georgia"/>
          <w:sz w:val="22"/>
          <w:szCs w:val="22"/>
        </w:rPr>
        <w:t xml:space="preserve">associated with each of the entries. We then subset this data to just </w:t>
      </w:r>
      <w:r w:rsidR="003416AE">
        <w:rPr>
          <w:rFonts w:ascii="Georgia" w:hAnsi="Georgia"/>
          <w:sz w:val="22"/>
          <w:szCs w:val="22"/>
        </w:rPr>
        <w:t>a</w:t>
      </w:r>
      <w:r w:rsidRPr="00AC7417">
        <w:rPr>
          <w:rFonts w:ascii="Georgia" w:hAnsi="Georgia"/>
          <w:sz w:val="22"/>
          <w:szCs w:val="22"/>
        </w:rPr>
        <w:t xml:space="preserve"> </w:t>
      </w:r>
      <w:r w:rsidR="003416AE">
        <w:rPr>
          <w:rFonts w:ascii="Georgia" w:hAnsi="Georgia"/>
          <w:sz w:val="22"/>
          <w:szCs w:val="22"/>
        </w:rPr>
        <w:t xml:space="preserve">portion of the </w:t>
      </w:r>
      <w:r w:rsidRPr="00AC7417">
        <w:rPr>
          <w:rFonts w:ascii="Georgia" w:hAnsi="Georgia"/>
          <w:sz w:val="22"/>
          <w:szCs w:val="22"/>
        </w:rPr>
        <w:t xml:space="preserve">GOA </w:t>
      </w:r>
      <w:r w:rsidR="003416AE">
        <w:rPr>
          <w:rFonts w:ascii="Georgia" w:hAnsi="Georgia"/>
          <w:sz w:val="22"/>
          <w:szCs w:val="22"/>
        </w:rPr>
        <w:t xml:space="preserve">of interest </w:t>
      </w:r>
      <w:r w:rsidRPr="00AC7417">
        <w:rPr>
          <w:rFonts w:ascii="Georgia" w:hAnsi="Georgia"/>
          <w:sz w:val="22"/>
          <w:szCs w:val="22"/>
        </w:rPr>
        <w:t>and removed entries where the average depth was greater than 600m as Chinook are rarely seen deeper than 500m.</w:t>
      </w:r>
    </w:p>
    <w:p w14:paraId="6918A755" w14:textId="77777777" w:rsidR="00DE61C7" w:rsidRPr="00AC7417" w:rsidRDefault="00DE61C7" w:rsidP="003069E2">
      <w:pPr>
        <w:spacing w:line="480" w:lineRule="auto"/>
        <w:jc w:val="both"/>
        <w:rPr>
          <w:rFonts w:ascii="Georgia" w:hAnsi="Georgia"/>
          <w:sz w:val="22"/>
          <w:szCs w:val="22"/>
        </w:rPr>
      </w:pPr>
    </w:p>
    <w:p w14:paraId="71D84A2F" w14:textId="557BF157"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Using this dataset we then explored the effect each of our features had on depth occupancy in the </w:t>
      </w:r>
      <w:r w:rsidR="003416AE">
        <w:rPr>
          <w:rFonts w:ascii="Georgia" w:hAnsi="Georgia"/>
          <w:sz w:val="22"/>
          <w:szCs w:val="22"/>
        </w:rPr>
        <w:t>deepest</w:t>
      </w:r>
      <w:r w:rsidRPr="00AC7417">
        <w:rPr>
          <w:rFonts w:ascii="Georgia" w:hAnsi="Georgia"/>
          <w:sz w:val="22"/>
          <w:szCs w:val="22"/>
        </w:rPr>
        <w:t xml:space="preserve"> depth bin available to each H3 cell. First, to look at seasonality, we computed the 5</w:t>
      </w:r>
      <w:r w:rsidRPr="00AC7417">
        <w:rPr>
          <w:rFonts w:ascii="Georgia" w:hAnsi="Georgia"/>
          <w:sz w:val="22"/>
          <w:szCs w:val="22"/>
          <w:vertAlign w:val="superscript"/>
        </w:rPr>
        <w:t>th</w:t>
      </w:r>
      <w:r w:rsidRPr="00AC7417">
        <w:rPr>
          <w:rFonts w:ascii="Georgia" w:hAnsi="Georgia"/>
          <w:sz w:val="22"/>
          <w:szCs w:val="22"/>
        </w:rPr>
        <w:t xml:space="preserve"> percentile risk in the </w:t>
      </w:r>
      <w:r w:rsidR="003416AE">
        <w:rPr>
          <w:rFonts w:ascii="Georgia" w:hAnsi="Georgia"/>
          <w:sz w:val="22"/>
          <w:szCs w:val="22"/>
        </w:rPr>
        <w:t>deepest</w:t>
      </w:r>
      <w:r w:rsidRPr="00AC7417">
        <w:rPr>
          <w:rFonts w:ascii="Georgia" w:hAnsi="Georgia"/>
          <w:sz w:val="22"/>
          <w:szCs w:val="22"/>
        </w:rPr>
        <w:t xml:space="preserve"> depth bin per H3 cell across the months of February and August (</w:t>
      </w:r>
      <w:r w:rsidR="006418E0" w:rsidRPr="00AC7417">
        <w:rPr>
          <w:rFonts w:ascii="Georgia" w:hAnsi="Georgia"/>
          <w:sz w:val="22"/>
          <w:szCs w:val="22"/>
        </w:rPr>
        <w:t xml:space="preserve">examples from </w:t>
      </w:r>
      <w:r w:rsidRPr="00AC7417">
        <w:rPr>
          <w:rFonts w:ascii="Georgia" w:hAnsi="Georgia"/>
          <w:sz w:val="22"/>
          <w:szCs w:val="22"/>
        </w:rPr>
        <w:t xml:space="preserve">winter and summer respectively). </w:t>
      </w:r>
      <w:ins w:id="252" w:author="Marcel Gietzmann-Sanders" w:date="2026-02-05T07:50:00Z" w16du:dateUtc="2026-02-05T12:50:00Z">
        <w:r w:rsidR="00B95EF6">
          <w:rPr>
            <w:rFonts w:ascii="Georgia" w:hAnsi="Georgia"/>
            <w:sz w:val="22"/>
            <w:szCs w:val="22"/>
          </w:rPr>
          <w:t>A 5</w:t>
        </w:r>
        <w:r w:rsidR="00B95EF6" w:rsidRPr="0032389A">
          <w:rPr>
            <w:rFonts w:ascii="Georgia" w:hAnsi="Georgia"/>
            <w:sz w:val="22"/>
            <w:szCs w:val="22"/>
            <w:vertAlign w:val="superscript"/>
          </w:rPr>
          <w:t>th</w:t>
        </w:r>
        <w:r w:rsidR="00B95EF6">
          <w:rPr>
            <w:rFonts w:ascii="Georgia" w:hAnsi="Georgia"/>
            <w:sz w:val="22"/>
            <w:szCs w:val="22"/>
          </w:rPr>
          <w:t xml:space="preserve"> percentile was taken as absolute minimums can often be misleading. </w:t>
        </w:r>
      </w:ins>
      <w:r w:rsidRPr="00AC7417">
        <w:rPr>
          <w:rFonts w:ascii="Georgia" w:hAnsi="Georgia"/>
          <w:sz w:val="22"/>
          <w:szCs w:val="22"/>
        </w:rPr>
        <w:t xml:space="preserve">Then to better understand seasonal and diurnal variation we plotted the risk per depth bin across the entire year for one H3 cell (index=840ccebffffffff, </w:t>
      </w:r>
      <w:proofErr w:type="spellStart"/>
      <w:r w:rsidRPr="00AC7417">
        <w:rPr>
          <w:rFonts w:ascii="Georgia" w:hAnsi="Georgia"/>
          <w:sz w:val="22"/>
          <w:szCs w:val="22"/>
        </w:rPr>
        <w:t>lat</w:t>
      </w:r>
      <w:proofErr w:type="spellEnd"/>
      <w:r w:rsidRPr="00AC7417">
        <w:rPr>
          <w:rFonts w:ascii="Georgia" w:hAnsi="Georgia"/>
          <w:sz w:val="22"/>
          <w:szCs w:val="22"/>
        </w:rPr>
        <w:t xml:space="preserve">=55.9N, </w:t>
      </w:r>
      <w:proofErr w:type="spellStart"/>
      <w:r w:rsidRPr="00AC7417">
        <w:rPr>
          <w:rFonts w:ascii="Georgia" w:hAnsi="Georgia"/>
          <w:sz w:val="22"/>
          <w:szCs w:val="22"/>
        </w:rPr>
        <w:t>lon</w:t>
      </w:r>
      <w:proofErr w:type="spellEnd"/>
      <w:r w:rsidRPr="00AC7417">
        <w:rPr>
          <w:rFonts w:ascii="Georgia" w:hAnsi="Georgia"/>
          <w:sz w:val="22"/>
          <w:szCs w:val="22"/>
        </w:rPr>
        <w:t xml:space="preserve">=-158.2E) near Chignik where </w:t>
      </w:r>
      <w:proofErr w:type="gramStart"/>
      <w:r w:rsidRPr="00AC7417">
        <w:rPr>
          <w:rFonts w:ascii="Georgia" w:hAnsi="Georgia"/>
          <w:sz w:val="22"/>
          <w:szCs w:val="22"/>
        </w:rPr>
        <w:t>a number of</w:t>
      </w:r>
      <w:proofErr w:type="gramEnd"/>
      <w:r w:rsidRPr="00AC7417">
        <w:rPr>
          <w:rFonts w:ascii="Georgia" w:hAnsi="Georgia"/>
          <w:sz w:val="22"/>
          <w:szCs w:val="22"/>
        </w:rPr>
        <w:t xml:space="preserve"> the fish in this study were caught. To further understand variation in depth occupancy as a function of time of day, we computed, per H3 cell on August 15 and February 15, the average of our </w:t>
      </w:r>
      <w:proofErr w:type="spellStart"/>
      <w:r w:rsidRPr="00AC7417">
        <w:rPr>
          <w:rFonts w:ascii="Georgia" w:hAnsi="Georgia"/>
          <w:sz w:val="22"/>
          <w:szCs w:val="22"/>
        </w:rPr>
        <w:t>sin_sun</w:t>
      </w:r>
      <w:proofErr w:type="spellEnd"/>
      <w:r w:rsidRPr="00AC7417">
        <w:rPr>
          <w:rFonts w:ascii="Georgia" w:hAnsi="Georgia"/>
          <w:sz w:val="22"/>
          <w:szCs w:val="22"/>
        </w:rPr>
        <w:t xml:space="preserve"> feature </w:t>
      </w:r>
      <w:r w:rsidR="00687A05" w:rsidRPr="00AC7417">
        <w:rPr>
          <w:rFonts w:ascii="Georgia" w:hAnsi="Georgia"/>
          <w:sz w:val="22"/>
          <w:szCs w:val="22"/>
        </w:rPr>
        <w:t>where</w:t>
      </w:r>
      <w:r w:rsidRPr="00AC7417">
        <w:rPr>
          <w:rFonts w:ascii="Georgia" w:hAnsi="Georgia"/>
          <w:sz w:val="22"/>
          <w:szCs w:val="22"/>
        </w:rPr>
        <w:t xml:space="preserve"> depth occupancy </w:t>
      </w:r>
      <w:r w:rsidRPr="00AC7417">
        <w:rPr>
          <w:rFonts w:ascii="Georgia" w:hAnsi="Georgia"/>
          <w:sz w:val="22"/>
          <w:szCs w:val="22"/>
        </w:rPr>
        <w:lastRenderedPageBreak/>
        <w:t>was below its 5</w:t>
      </w:r>
      <w:r w:rsidRPr="00AC7417">
        <w:rPr>
          <w:rFonts w:ascii="Georgia" w:hAnsi="Georgia"/>
          <w:sz w:val="22"/>
          <w:szCs w:val="22"/>
          <w:vertAlign w:val="superscript"/>
        </w:rPr>
        <w:t>th</w:t>
      </w:r>
      <w:r w:rsidRPr="00AC7417">
        <w:rPr>
          <w:rFonts w:ascii="Georgia" w:hAnsi="Georgia"/>
          <w:sz w:val="22"/>
          <w:szCs w:val="22"/>
        </w:rPr>
        <w:t xml:space="preserve"> percentile for that day and H3 cell. Positive values of this aggregate indicate that occupancy </w:t>
      </w:r>
      <w:ins w:id="253" w:author="Marcel Gietzmann-Sanders" w:date="2026-02-04T12:17:00Z" w16du:dateUtc="2026-02-04T17:17:00Z">
        <w:r w:rsidR="00BB214C">
          <w:rPr>
            <w:rFonts w:ascii="Georgia" w:hAnsi="Georgia"/>
            <w:sz w:val="22"/>
            <w:szCs w:val="22"/>
          </w:rPr>
          <w:t>was</w:t>
        </w:r>
      </w:ins>
      <w:del w:id="254" w:author="Marcel Gietzmann-Sanders" w:date="2026-02-04T12:17:00Z" w16du:dateUtc="2026-02-04T17:17:00Z">
        <w:r w:rsidRPr="00AC7417" w:rsidDel="00BB214C">
          <w:rPr>
            <w:rFonts w:ascii="Georgia" w:hAnsi="Georgia"/>
            <w:sz w:val="22"/>
            <w:szCs w:val="22"/>
          </w:rPr>
          <w:delText>is</w:delText>
        </w:r>
      </w:del>
      <w:r w:rsidRPr="00AC7417">
        <w:rPr>
          <w:rFonts w:ascii="Georgia" w:hAnsi="Georgia"/>
          <w:sz w:val="22"/>
          <w:szCs w:val="22"/>
        </w:rPr>
        <w:t xml:space="preserve"> minimized during the day, negative values indicate a minimization at night. </w:t>
      </w:r>
    </w:p>
    <w:p w14:paraId="11A2D2E8" w14:textId="77777777" w:rsidR="00DE61C7" w:rsidRPr="00AC7417" w:rsidRDefault="00DE61C7" w:rsidP="003069E2">
      <w:pPr>
        <w:spacing w:line="480" w:lineRule="auto"/>
        <w:jc w:val="both"/>
        <w:rPr>
          <w:rFonts w:ascii="Georgia" w:hAnsi="Georgia"/>
          <w:sz w:val="22"/>
          <w:szCs w:val="22"/>
        </w:rPr>
      </w:pPr>
    </w:p>
    <w:p w14:paraId="2E81BC10" w14:textId="02828786" w:rsidR="00DE61C7" w:rsidRPr="00AC7417" w:rsidRDefault="00DE61C7" w:rsidP="003069E2">
      <w:pPr>
        <w:spacing w:line="480" w:lineRule="auto"/>
        <w:jc w:val="both"/>
        <w:rPr>
          <w:rFonts w:ascii="Georgia" w:hAnsi="Georgia"/>
          <w:b/>
          <w:bCs/>
          <w:sz w:val="32"/>
          <w:szCs w:val="32"/>
        </w:rPr>
      </w:pPr>
      <w:r w:rsidRPr="00AC7417">
        <w:rPr>
          <w:rFonts w:ascii="Georgia" w:hAnsi="Georgia"/>
          <w:b/>
          <w:bCs/>
          <w:sz w:val="32"/>
          <w:szCs w:val="32"/>
        </w:rPr>
        <w:t>Results</w:t>
      </w:r>
    </w:p>
    <w:p w14:paraId="1C49DC27" w14:textId="77777777" w:rsidR="00DE61C7" w:rsidRPr="00AC7417" w:rsidRDefault="00DE61C7" w:rsidP="003069E2">
      <w:pPr>
        <w:spacing w:before="100" w:beforeAutospacing="1" w:after="100" w:afterAutospacing="1" w:line="480" w:lineRule="auto"/>
        <w:jc w:val="both"/>
        <w:outlineLvl w:val="2"/>
        <w:rPr>
          <w:rFonts w:ascii="Georgia" w:hAnsi="Georgia"/>
          <w:b/>
          <w:bCs/>
          <w:sz w:val="28"/>
          <w:szCs w:val="28"/>
        </w:rPr>
      </w:pPr>
      <w:r w:rsidRPr="00AC7417">
        <w:rPr>
          <w:rFonts w:ascii="Georgia" w:hAnsi="Georgia"/>
          <w:b/>
          <w:bCs/>
          <w:sz w:val="28"/>
          <w:szCs w:val="28"/>
        </w:rPr>
        <w:t>Model Evaluation</w:t>
      </w:r>
    </w:p>
    <w:p w14:paraId="64BFD050" w14:textId="01F2CE7E" w:rsidR="00DE61C7" w:rsidRDefault="00DE61C7" w:rsidP="003069E2">
      <w:pPr>
        <w:spacing w:before="100" w:beforeAutospacing="1" w:after="100" w:afterAutospacing="1" w:line="480" w:lineRule="auto"/>
        <w:jc w:val="both"/>
        <w:outlineLvl w:val="2"/>
        <w:rPr>
          <w:rFonts w:ascii="Georgia" w:hAnsi="Georgia"/>
          <w:sz w:val="22"/>
          <w:szCs w:val="22"/>
        </w:rPr>
      </w:pPr>
      <w:r w:rsidRPr="00AC7417">
        <w:rPr>
          <w:rFonts w:ascii="Georgia" w:hAnsi="Georgia"/>
          <w:sz w:val="22"/>
          <w:szCs w:val="22"/>
        </w:rPr>
        <w:t xml:space="preserve">The model with the lowest validation loss (providing the highest likelihood of the data) included </w:t>
      </w:r>
      <w:proofErr w:type="spellStart"/>
      <w:r w:rsidRPr="00AC7417">
        <w:rPr>
          <w:rFonts w:ascii="Georgia" w:hAnsi="Georgia"/>
          <w:sz w:val="22"/>
          <w:szCs w:val="22"/>
        </w:rPr>
        <w:t>depth_bin</w:t>
      </w:r>
      <w:proofErr w:type="spellEnd"/>
      <w:r w:rsidRPr="00AC7417">
        <w:rPr>
          <w:rFonts w:ascii="Georgia" w:hAnsi="Georgia"/>
          <w:sz w:val="22"/>
          <w:szCs w:val="22"/>
        </w:rPr>
        <w:t>, season, diel, and salinity as features (model D in Table 1). Starting from a null model with a loss of 1.740 (geometric mean probability [</w:t>
      </w:r>
      <w:proofErr w:type="spellStart"/>
      <w:r w:rsidRPr="00AC7417">
        <w:rPr>
          <w:rFonts w:ascii="Georgia" w:hAnsi="Georgia"/>
          <w:sz w:val="22"/>
          <w:szCs w:val="22"/>
        </w:rPr>
        <w:t>gmp</w:t>
      </w:r>
      <w:proofErr w:type="spellEnd"/>
      <w:r w:rsidRPr="00AC7417">
        <w:rPr>
          <w:rFonts w:ascii="Georgia" w:hAnsi="Georgia"/>
          <w:sz w:val="22"/>
          <w:szCs w:val="22"/>
        </w:rPr>
        <w:t xml:space="preserve">] of 17.6%), adding </w:t>
      </w:r>
      <w:proofErr w:type="spellStart"/>
      <w:r w:rsidRPr="00AC7417">
        <w:rPr>
          <w:rFonts w:ascii="Georgia" w:hAnsi="Georgia"/>
          <w:sz w:val="22"/>
          <w:szCs w:val="22"/>
        </w:rPr>
        <w:t>depth_bin</w:t>
      </w:r>
      <w:proofErr w:type="spellEnd"/>
      <w:r w:rsidRPr="00AC7417">
        <w:rPr>
          <w:rFonts w:ascii="Georgia" w:hAnsi="Georgia"/>
          <w:sz w:val="22"/>
          <w:szCs w:val="22"/>
        </w:rPr>
        <w:t xml:space="preserve"> (model A) reduced the loss to 1.457 (</w:t>
      </w:r>
      <w:proofErr w:type="spellStart"/>
      <w:r w:rsidRPr="00AC7417">
        <w:rPr>
          <w:rFonts w:ascii="Georgia" w:hAnsi="Georgia"/>
          <w:sz w:val="22"/>
          <w:szCs w:val="22"/>
        </w:rPr>
        <w:t>gmp</w:t>
      </w:r>
      <w:proofErr w:type="spellEnd"/>
      <w:r w:rsidRPr="00AC7417">
        <w:rPr>
          <w:rFonts w:ascii="Georgia" w:hAnsi="Georgia"/>
          <w:sz w:val="22"/>
          <w:szCs w:val="22"/>
        </w:rPr>
        <w:t xml:space="preserve"> 23.3%). Including season (model B) brought it to 1.368 (</w:t>
      </w:r>
      <w:proofErr w:type="spellStart"/>
      <w:r w:rsidRPr="00AC7417">
        <w:rPr>
          <w:rFonts w:ascii="Georgia" w:hAnsi="Georgia"/>
          <w:sz w:val="22"/>
          <w:szCs w:val="22"/>
        </w:rPr>
        <w:t>gmp</w:t>
      </w:r>
      <w:proofErr w:type="spellEnd"/>
      <w:r w:rsidRPr="00AC7417">
        <w:rPr>
          <w:rFonts w:ascii="Georgia" w:hAnsi="Georgia"/>
          <w:sz w:val="22"/>
          <w:szCs w:val="22"/>
        </w:rPr>
        <w:t xml:space="preserve"> 25.5%), and adding the diel features (model C) lowered it again to 1.352 (</w:t>
      </w:r>
      <w:proofErr w:type="spellStart"/>
      <w:r w:rsidRPr="00AC7417">
        <w:rPr>
          <w:rFonts w:ascii="Georgia" w:hAnsi="Georgia"/>
          <w:sz w:val="22"/>
          <w:szCs w:val="22"/>
        </w:rPr>
        <w:t>gmp</w:t>
      </w:r>
      <w:proofErr w:type="spellEnd"/>
      <w:r w:rsidRPr="00AC7417">
        <w:rPr>
          <w:rFonts w:ascii="Georgia" w:hAnsi="Georgia"/>
          <w:sz w:val="22"/>
          <w:szCs w:val="22"/>
        </w:rPr>
        <w:t xml:space="preserve"> 25.9%). With salinity included (model D), the final validation loss reached 1.340 (</w:t>
      </w:r>
      <w:proofErr w:type="spellStart"/>
      <w:r w:rsidRPr="00AC7417">
        <w:rPr>
          <w:rFonts w:ascii="Georgia" w:hAnsi="Georgia"/>
          <w:sz w:val="22"/>
          <w:szCs w:val="22"/>
        </w:rPr>
        <w:t>gmp</w:t>
      </w:r>
      <w:proofErr w:type="spellEnd"/>
      <w:r w:rsidRPr="00AC7417">
        <w:rPr>
          <w:rFonts w:ascii="Georgia" w:hAnsi="Georgia"/>
          <w:sz w:val="22"/>
          <w:szCs w:val="22"/>
        </w:rPr>
        <w:t xml:space="preserve"> 26.2%).</w:t>
      </w:r>
    </w:p>
    <w:tbl>
      <w:tblPr>
        <w:tblStyle w:val="PlainTable5"/>
        <w:tblW w:w="0" w:type="auto"/>
        <w:tblLook w:val="04A0" w:firstRow="1" w:lastRow="0" w:firstColumn="1" w:lastColumn="0" w:noHBand="0" w:noVBand="1"/>
      </w:tblPr>
      <w:tblGrid>
        <w:gridCol w:w="1558"/>
        <w:gridCol w:w="1558"/>
        <w:gridCol w:w="1559"/>
        <w:gridCol w:w="1559"/>
        <w:gridCol w:w="1559"/>
      </w:tblGrid>
      <w:tr w:rsidR="00887206" w:rsidRPr="00AC7417" w14:paraId="771919DB" w14:textId="77777777" w:rsidTr="00ED10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5827C2AD"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Model</w:t>
            </w:r>
          </w:p>
        </w:tc>
        <w:tc>
          <w:tcPr>
            <w:tcW w:w="1558" w:type="dxa"/>
          </w:tcPr>
          <w:p w14:paraId="08645CCA"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Features</w:t>
            </w:r>
          </w:p>
        </w:tc>
        <w:tc>
          <w:tcPr>
            <w:tcW w:w="1559" w:type="dxa"/>
          </w:tcPr>
          <w:p w14:paraId="0D48611E"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Loss Train</w:t>
            </w:r>
          </w:p>
        </w:tc>
        <w:tc>
          <w:tcPr>
            <w:tcW w:w="1559" w:type="dxa"/>
          </w:tcPr>
          <w:p w14:paraId="2CC26410"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Loss Validation</w:t>
            </w:r>
          </w:p>
        </w:tc>
        <w:tc>
          <w:tcPr>
            <w:tcW w:w="1559" w:type="dxa"/>
          </w:tcPr>
          <w:p w14:paraId="38857B13"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i w:val="0"/>
                <w:iCs w:val="0"/>
                <w:sz w:val="22"/>
                <w:szCs w:val="22"/>
              </w:rPr>
            </w:pPr>
            <w:r w:rsidRPr="00AC7417">
              <w:rPr>
                <w:rFonts w:ascii="Georgia" w:hAnsi="Georgia"/>
                <w:sz w:val="22"/>
                <w:szCs w:val="22"/>
              </w:rPr>
              <w:t>Geometric Mean Probability</w:t>
            </w:r>
          </w:p>
          <w:p w14:paraId="73CF69C1"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Validation</w:t>
            </w:r>
          </w:p>
        </w:tc>
      </w:tr>
      <w:tr w:rsidR="00887206" w:rsidRPr="00AC7417" w14:paraId="54B1350A" w14:textId="77777777" w:rsidTr="00ED1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901D36F"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Null</w:t>
            </w:r>
          </w:p>
        </w:tc>
        <w:tc>
          <w:tcPr>
            <w:tcW w:w="1558" w:type="dxa"/>
          </w:tcPr>
          <w:p w14:paraId="7618F9F3"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3739DB0F"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1.835</w:t>
            </w:r>
          </w:p>
        </w:tc>
        <w:tc>
          <w:tcPr>
            <w:tcW w:w="1559" w:type="dxa"/>
          </w:tcPr>
          <w:p w14:paraId="4195AAFC"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1.740</w:t>
            </w:r>
          </w:p>
        </w:tc>
        <w:tc>
          <w:tcPr>
            <w:tcW w:w="1559" w:type="dxa"/>
          </w:tcPr>
          <w:p w14:paraId="25CD6BE7"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17.6%</w:t>
            </w:r>
          </w:p>
        </w:tc>
      </w:tr>
      <w:tr w:rsidR="00887206" w:rsidRPr="00AC7417" w14:paraId="57F25BAF" w14:textId="77777777" w:rsidTr="00ED1015">
        <w:tc>
          <w:tcPr>
            <w:cnfStyle w:val="001000000000" w:firstRow="0" w:lastRow="0" w:firstColumn="1" w:lastColumn="0" w:oddVBand="0" w:evenVBand="0" w:oddHBand="0" w:evenHBand="0" w:firstRowFirstColumn="0" w:firstRowLastColumn="0" w:lastRowFirstColumn="0" w:lastRowLastColumn="0"/>
            <w:tcW w:w="1558" w:type="dxa"/>
          </w:tcPr>
          <w:p w14:paraId="2D4C9C59"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A</w:t>
            </w:r>
          </w:p>
        </w:tc>
        <w:tc>
          <w:tcPr>
            <w:tcW w:w="1558" w:type="dxa"/>
          </w:tcPr>
          <w:p w14:paraId="6F16C265"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AC7417">
              <w:rPr>
                <w:rFonts w:ascii="Georgia" w:hAnsi="Georgia"/>
                <w:sz w:val="22"/>
                <w:szCs w:val="22"/>
              </w:rPr>
              <w:t>depth_bin</w:t>
            </w:r>
            <w:proofErr w:type="spellEnd"/>
          </w:p>
        </w:tc>
        <w:tc>
          <w:tcPr>
            <w:tcW w:w="1559" w:type="dxa"/>
          </w:tcPr>
          <w:p w14:paraId="572C8225"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1.412</w:t>
            </w:r>
          </w:p>
        </w:tc>
        <w:tc>
          <w:tcPr>
            <w:tcW w:w="1559" w:type="dxa"/>
          </w:tcPr>
          <w:p w14:paraId="61899D08"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1.457</w:t>
            </w:r>
          </w:p>
        </w:tc>
        <w:tc>
          <w:tcPr>
            <w:tcW w:w="1559" w:type="dxa"/>
          </w:tcPr>
          <w:p w14:paraId="775A22B4"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23.3%</w:t>
            </w:r>
          </w:p>
        </w:tc>
      </w:tr>
      <w:tr w:rsidR="00887206" w:rsidRPr="00AC7417" w14:paraId="698805AD" w14:textId="77777777" w:rsidTr="00ED1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7B43201"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B</w:t>
            </w:r>
          </w:p>
        </w:tc>
        <w:tc>
          <w:tcPr>
            <w:tcW w:w="1558" w:type="dxa"/>
          </w:tcPr>
          <w:p w14:paraId="26EEF348"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A + season</w:t>
            </w:r>
          </w:p>
        </w:tc>
        <w:tc>
          <w:tcPr>
            <w:tcW w:w="1559" w:type="dxa"/>
          </w:tcPr>
          <w:p w14:paraId="37F7DD5C"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1.330</w:t>
            </w:r>
          </w:p>
        </w:tc>
        <w:tc>
          <w:tcPr>
            <w:tcW w:w="1559" w:type="dxa"/>
          </w:tcPr>
          <w:p w14:paraId="3AF3E1D9"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1.368</w:t>
            </w:r>
          </w:p>
        </w:tc>
        <w:tc>
          <w:tcPr>
            <w:tcW w:w="1559" w:type="dxa"/>
          </w:tcPr>
          <w:p w14:paraId="392C09FD"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25.5%</w:t>
            </w:r>
          </w:p>
        </w:tc>
      </w:tr>
      <w:tr w:rsidR="00887206" w:rsidRPr="00AC7417" w14:paraId="56A51CBD" w14:textId="77777777" w:rsidTr="00ED1015">
        <w:tc>
          <w:tcPr>
            <w:cnfStyle w:val="001000000000" w:firstRow="0" w:lastRow="0" w:firstColumn="1" w:lastColumn="0" w:oddVBand="0" w:evenVBand="0" w:oddHBand="0" w:evenHBand="0" w:firstRowFirstColumn="0" w:firstRowLastColumn="0" w:lastRowFirstColumn="0" w:lastRowLastColumn="0"/>
            <w:tcW w:w="1558" w:type="dxa"/>
          </w:tcPr>
          <w:p w14:paraId="224EA4BA"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C</w:t>
            </w:r>
          </w:p>
        </w:tc>
        <w:tc>
          <w:tcPr>
            <w:tcW w:w="1558" w:type="dxa"/>
          </w:tcPr>
          <w:p w14:paraId="3E12361B"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B + diel</w:t>
            </w:r>
          </w:p>
        </w:tc>
        <w:tc>
          <w:tcPr>
            <w:tcW w:w="1559" w:type="dxa"/>
          </w:tcPr>
          <w:p w14:paraId="5BB28F09"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1.313</w:t>
            </w:r>
          </w:p>
        </w:tc>
        <w:tc>
          <w:tcPr>
            <w:tcW w:w="1559" w:type="dxa"/>
          </w:tcPr>
          <w:p w14:paraId="6C263551"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1.352</w:t>
            </w:r>
          </w:p>
        </w:tc>
        <w:tc>
          <w:tcPr>
            <w:tcW w:w="1559" w:type="dxa"/>
          </w:tcPr>
          <w:p w14:paraId="10D85798"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25.9%</w:t>
            </w:r>
          </w:p>
        </w:tc>
      </w:tr>
      <w:tr w:rsidR="00887206" w:rsidRPr="00AC7417" w14:paraId="12AE3519" w14:textId="77777777" w:rsidTr="00ED1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74C532F"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D</w:t>
            </w:r>
          </w:p>
        </w:tc>
        <w:tc>
          <w:tcPr>
            <w:tcW w:w="1558" w:type="dxa"/>
          </w:tcPr>
          <w:p w14:paraId="661FE15A"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C + salinity</w:t>
            </w:r>
          </w:p>
        </w:tc>
        <w:tc>
          <w:tcPr>
            <w:tcW w:w="1559" w:type="dxa"/>
          </w:tcPr>
          <w:p w14:paraId="70152B22"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1.308</w:t>
            </w:r>
          </w:p>
        </w:tc>
        <w:tc>
          <w:tcPr>
            <w:tcW w:w="1559" w:type="dxa"/>
          </w:tcPr>
          <w:p w14:paraId="7724B7B3"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1.340</w:t>
            </w:r>
          </w:p>
        </w:tc>
        <w:tc>
          <w:tcPr>
            <w:tcW w:w="1559" w:type="dxa"/>
          </w:tcPr>
          <w:p w14:paraId="56A85413"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26.2%</w:t>
            </w:r>
          </w:p>
        </w:tc>
      </w:tr>
    </w:tbl>
    <w:p w14:paraId="372316A0" w14:textId="58775280" w:rsidR="00887206" w:rsidRDefault="00887206" w:rsidP="00887206">
      <w:pPr>
        <w:spacing w:line="480" w:lineRule="auto"/>
        <w:rPr>
          <w:rFonts w:ascii="Georgia" w:hAnsi="Georgia"/>
          <w:sz w:val="22"/>
          <w:szCs w:val="22"/>
        </w:rPr>
      </w:pPr>
      <w:r w:rsidRPr="00AC7417">
        <w:rPr>
          <w:rFonts w:ascii="Georgia" w:hAnsi="Georgia"/>
          <w:b/>
          <w:bCs/>
          <w:sz w:val="22"/>
          <w:szCs w:val="22"/>
        </w:rPr>
        <w:t xml:space="preserve">Table 1: Model Improvements over Features. </w:t>
      </w:r>
      <w:r w:rsidRPr="00AC7417">
        <w:rPr>
          <w:rFonts w:ascii="Georgia" w:hAnsi="Georgia"/>
          <w:sz w:val="22"/>
          <w:szCs w:val="22"/>
        </w:rPr>
        <w:t xml:space="preserve">Deep learning was used to train on and then predict the depth bins occupied by individual Chinook salmon at </w:t>
      </w:r>
      <w:proofErr w:type="gramStart"/>
      <w:r w:rsidRPr="00AC7417">
        <w:rPr>
          <w:rFonts w:ascii="Georgia" w:hAnsi="Georgia"/>
          <w:sz w:val="22"/>
          <w:szCs w:val="22"/>
        </w:rPr>
        <w:t>15 minute</w:t>
      </w:r>
      <w:proofErr w:type="gramEnd"/>
      <w:r w:rsidRPr="00AC7417">
        <w:rPr>
          <w:rFonts w:ascii="Georgia" w:hAnsi="Georgia"/>
          <w:sz w:val="22"/>
          <w:szCs w:val="22"/>
        </w:rPr>
        <w:t xml:space="preserve"> intervals in the Gulf of Alaska and Eastern Bering Sea. The objective of the training was to optimize the overall </w:t>
      </w:r>
      <w:r w:rsidRPr="00AC7417">
        <w:rPr>
          <w:rFonts w:ascii="Georgia" w:hAnsi="Georgia"/>
          <w:sz w:val="22"/>
          <w:szCs w:val="22"/>
        </w:rPr>
        <w:lastRenderedPageBreak/>
        <w:t xml:space="preserve">likelihood of the data given the predictions by minimizing 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Geometric mean probability is the geometric mean of the probability of the data given the model. </w:t>
      </w:r>
    </w:p>
    <w:p w14:paraId="23BFBF9C" w14:textId="77777777" w:rsidR="00887206" w:rsidRPr="00887206" w:rsidRDefault="00887206" w:rsidP="00887206">
      <w:pPr>
        <w:spacing w:line="480" w:lineRule="auto"/>
        <w:rPr>
          <w:rFonts w:ascii="Georgia" w:hAnsi="Georgia"/>
          <w:sz w:val="22"/>
          <w:szCs w:val="22"/>
        </w:rPr>
      </w:pPr>
    </w:p>
    <w:p w14:paraId="2DA78626" w14:textId="77777777" w:rsidR="00DE61C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Depth occupancy, as observed by the tags and predicted by the model, skewed toward relatively shallow water. Nearly half (46.4%) of the observations were near the surface in the 0–25 m depth bin, and 85.6% were within 100 m of the surface (Table 2). The predictions paralleled this with predicted proportions of 45.6% and 85.5% respectively. </w:t>
      </w:r>
    </w:p>
    <w:tbl>
      <w:tblPr>
        <w:tblStyle w:val="PlainTable5"/>
        <w:tblW w:w="0" w:type="auto"/>
        <w:tblLook w:val="04A0" w:firstRow="1" w:lastRow="0" w:firstColumn="1" w:lastColumn="0" w:noHBand="0" w:noVBand="1"/>
      </w:tblPr>
      <w:tblGrid>
        <w:gridCol w:w="2384"/>
        <w:gridCol w:w="2384"/>
        <w:gridCol w:w="2384"/>
      </w:tblGrid>
      <w:tr w:rsidR="00887206" w:rsidRPr="00AC7417" w14:paraId="15E9C476" w14:textId="77777777" w:rsidTr="00ED1015">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54100330"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Depth Bin</w:t>
            </w:r>
          </w:p>
        </w:tc>
        <w:tc>
          <w:tcPr>
            <w:tcW w:w="2384" w:type="dxa"/>
          </w:tcPr>
          <w:p w14:paraId="055737A3"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Proportion of Samples</w:t>
            </w:r>
          </w:p>
        </w:tc>
        <w:tc>
          <w:tcPr>
            <w:tcW w:w="2384" w:type="dxa"/>
          </w:tcPr>
          <w:p w14:paraId="7DFE0A9A" w14:textId="77777777" w:rsidR="00887206" w:rsidRPr="00AC7417" w:rsidRDefault="00887206" w:rsidP="00ED1015">
            <w:pPr>
              <w:spacing w:line="480" w:lineRule="auto"/>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Predicted Proportion of Samples</w:t>
            </w:r>
          </w:p>
        </w:tc>
      </w:tr>
      <w:tr w:rsidR="00887206" w:rsidRPr="00AC7417" w14:paraId="662BFD33" w14:textId="77777777" w:rsidTr="00ED1015">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4422A8C6"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[0, 25]</w:t>
            </w:r>
          </w:p>
        </w:tc>
        <w:tc>
          <w:tcPr>
            <w:tcW w:w="2384" w:type="dxa"/>
          </w:tcPr>
          <w:p w14:paraId="00B19FD5"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46.4%</w:t>
            </w:r>
          </w:p>
        </w:tc>
        <w:tc>
          <w:tcPr>
            <w:tcW w:w="2384" w:type="dxa"/>
          </w:tcPr>
          <w:p w14:paraId="394D5112"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45.6%</w:t>
            </w:r>
          </w:p>
        </w:tc>
      </w:tr>
      <w:tr w:rsidR="00887206" w:rsidRPr="00AC7417" w14:paraId="7AD7C4BA" w14:textId="77777777" w:rsidTr="00ED1015">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409D74C7"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(25, 50]</w:t>
            </w:r>
          </w:p>
        </w:tc>
        <w:tc>
          <w:tcPr>
            <w:tcW w:w="2384" w:type="dxa"/>
          </w:tcPr>
          <w:p w14:paraId="7395DBAB"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16.6%</w:t>
            </w:r>
          </w:p>
        </w:tc>
        <w:tc>
          <w:tcPr>
            <w:tcW w:w="2384" w:type="dxa"/>
          </w:tcPr>
          <w:p w14:paraId="5719261B"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16.4%</w:t>
            </w:r>
          </w:p>
        </w:tc>
      </w:tr>
      <w:tr w:rsidR="00887206" w:rsidRPr="00AC7417" w14:paraId="72B59359" w14:textId="77777777" w:rsidTr="00ED1015">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2A31B7E"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(50, 75]</w:t>
            </w:r>
          </w:p>
        </w:tc>
        <w:tc>
          <w:tcPr>
            <w:tcW w:w="2384" w:type="dxa"/>
          </w:tcPr>
          <w:p w14:paraId="06627749"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13.0%</w:t>
            </w:r>
          </w:p>
        </w:tc>
        <w:tc>
          <w:tcPr>
            <w:tcW w:w="2384" w:type="dxa"/>
          </w:tcPr>
          <w:p w14:paraId="0A86DC14"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12.6%</w:t>
            </w:r>
          </w:p>
        </w:tc>
      </w:tr>
      <w:tr w:rsidR="00887206" w:rsidRPr="00AC7417" w14:paraId="70B979BA" w14:textId="77777777" w:rsidTr="00ED1015">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3AE2C45A"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(75, 100]</w:t>
            </w:r>
          </w:p>
        </w:tc>
        <w:tc>
          <w:tcPr>
            <w:tcW w:w="2384" w:type="dxa"/>
          </w:tcPr>
          <w:p w14:paraId="289396AD"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9.6%</w:t>
            </w:r>
          </w:p>
        </w:tc>
        <w:tc>
          <w:tcPr>
            <w:tcW w:w="2384" w:type="dxa"/>
          </w:tcPr>
          <w:p w14:paraId="4108267E"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10.8%</w:t>
            </w:r>
          </w:p>
        </w:tc>
      </w:tr>
      <w:tr w:rsidR="00887206" w:rsidRPr="00AC7417" w14:paraId="0B1978A6" w14:textId="77777777" w:rsidTr="00ED1015">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167FB920"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(100, 150]</w:t>
            </w:r>
          </w:p>
        </w:tc>
        <w:tc>
          <w:tcPr>
            <w:tcW w:w="2384" w:type="dxa"/>
          </w:tcPr>
          <w:p w14:paraId="3CEDD153"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10.1%</w:t>
            </w:r>
          </w:p>
        </w:tc>
        <w:tc>
          <w:tcPr>
            <w:tcW w:w="2384" w:type="dxa"/>
          </w:tcPr>
          <w:p w14:paraId="0A8428AF"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9.8%</w:t>
            </w:r>
          </w:p>
        </w:tc>
      </w:tr>
      <w:tr w:rsidR="00887206" w:rsidRPr="00AC7417" w14:paraId="0C805AE6" w14:textId="77777777" w:rsidTr="00ED1015">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B363F2F"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(150, 200]</w:t>
            </w:r>
          </w:p>
        </w:tc>
        <w:tc>
          <w:tcPr>
            <w:tcW w:w="2384" w:type="dxa"/>
          </w:tcPr>
          <w:p w14:paraId="1B22E7D6"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3.1%</w:t>
            </w:r>
          </w:p>
        </w:tc>
        <w:tc>
          <w:tcPr>
            <w:tcW w:w="2384" w:type="dxa"/>
          </w:tcPr>
          <w:p w14:paraId="2524B6AA"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3.8%</w:t>
            </w:r>
          </w:p>
        </w:tc>
      </w:tr>
      <w:tr w:rsidR="00887206" w:rsidRPr="00AC7417" w14:paraId="0226B2CE" w14:textId="77777777" w:rsidTr="00ED1015">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332BD371"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(200, 250]</w:t>
            </w:r>
          </w:p>
        </w:tc>
        <w:tc>
          <w:tcPr>
            <w:tcW w:w="2384" w:type="dxa"/>
          </w:tcPr>
          <w:p w14:paraId="335B5E22"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0.6%</w:t>
            </w:r>
          </w:p>
        </w:tc>
        <w:tc>
          <w:tcPr>
            <w:tcW w:w="2384" w:type="dxa"/>
          </w:tcPr>
          <w:p w14:paraId="53370E26"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0.8%</w:t>
            </w:r>
          </w:p>
        </w:tc>
      </w:tr>
      <w:tr w:rsidR="00887206" w:rsidRPr="00AC7417" w14:paraId="5D5AC933" w14:textId="77777777" w:rsidTr="00ED1015">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21A64B00"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(250, 300]</w:t>
            </w:r>
          </w:p>
        </w:tc>
        <w:tc>
          <w:tcPr>
            <w:tcW w:w="2384" w:type="dxa"/>
          </w:tcPr>
          <w:p w14:paraId="03980165"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0.3%</w:t>
            </w:r>
          </w:p>
        </w:tc>
        <w:tc>
          <w:tcPr>
            <w:tcW w:w="2384" w:type="dxa"/>
          </w:tcPr>
          <w:p w14:paraId="797A2142"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0.2%</w:t>
            </w:r>
          </w:p>
        </w:tc>
      </w:tr>
      <w:tr w:rsidR="00887206" w:rsidRPr="00AC7417" w14:paraId="2F1EC161" w14:textId="77777777" w:rsidTr="00ED1015">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7EE59CD7"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(300, 400]</w:t>
            </w:r>
          </w:p>
        </w:tc>
        <w:tc>
          <w:tcPr>
            <w:tcW w:w="2384" w:type="dxa"/>
          </w:tcPr>
          <w:p w14:paraId="49BED2D9"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0.1%</w:t>
            </w:r>
          </w:p>
        </w:tc>
        <w:tc>
          <w:tcPr>
            <w:tcW w:w="2384" w:type="dxa"/>
          </w:tcPr>
          <w:p w14:paraId="38ABBA81" w14:textId="77777777" w:rsidR="00887206" w:rsidRPr="00AC7417" w:rsidRDefault="00887206" w:rsidP="00ED1015">
            <w:pPr>
              <w:spacing w:line="480" w:lineRule="auto"/>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AC7417">
              <w:rPr>
                <w:rFonts w:ascii="Georgia" w:hAnsi="Georgia"/>
                <w:sz w:val="22"/>
                <w:szCs w:val="22"/>
              </w:rPr>
              <w:t>&lt;0.1%</w:t>
            </w:r>
          </w:p>
        </w:tc>
      </w:tr>
      <w:tr w:rsidR="00887206" w:rsidRPr="00AC7417" w14:paraId="041F9FFA" w14:textId="77777777" w:rsidTr="00ED1015">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9ED69E6" w14:textId="77777777" w:rsidR="00887206" w:rsidRPr="00AC7417" w:rsidRDefault="00887206" w:rsidP="00ED1015">
            <w:pPr>
              <w:spacing w:line="480" w:lineRule="auto"/>
              <w:rPr>
                <w:rFonts w:ascii="Georgia" w:hAnsi="Georgia"/>
                <w:sz w:val="22"/>
                <w:szCs w:val="22"/>
              </w:rPr>
            </w:pPr>
            <w:r w:rsidRPr="00AC7417">
              <w:rPr>
                <w:rFonts w:ascii="Georgia" w:hAnsi="Georgia"/>
                <w:sz w:val="22"/>
                <w:szCs w:val="22"/>
              </w:rPr>
              <w:t>(400, 500]</w:t>
            </w:r>
          </w:p>
        </w:tc>
        <w:tc>
          <w:tcPr>
            <w:tcW w:w="2384" w:type="dxa"/>
          </w:tcPr>
          <w:p w14:paraId="34047738"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&lt;0.1%</w:t>
            </w:r>
          </w:p>
        </w:tc>
        <w:tc>
          <w:tcPr>
            <w:tcW w:w="2384" w:type="dxa"/>
          </w:tcPr>
          <w:p w14:paraId="2A5E70F1" w14:textId="77777777" w:rsidR="00887206" w:rsidRPr="00AC7417" w:rsidRDefault="00887206" w:rsidP="00ED1015">
            <w:pPr>
              <w:spacing w:line="480" w:lineRule="auto"/>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AC7417">
              <w:rPr>
                <w:rFonts w:ascii="Georgia" w:hAnsi="Georgia"/>
                <w:sz w:val="22"/>
                <w:szCs w:val="22"/>
              </w:rPr>
              <w:t>&lt;0.1%</w:t>
            </w:r>
          </w:p>
        </w:tc>
      </w:tr>
    </w:tbl>
    <w:p w14:paraId="4C48E5CE" w14:textId="17F2915C"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lastRenderedPageBreak/>
        <w:t xml:space="preserve">Table 2: Depth Skew. </w:t>
      </w:r>
      <w:ins w:id="255" w:author="Marcel Gietzmann-Sanders" w:date="2026-02-05T07:55:00Z" w16du:dateUtc="2026-02-05T12:55:00Z">
        <w:r w:rsidR="00B95EF6">
          <w:rPr>
            <w:rFonts w:ascii="Georgia" w:hAnsi="Georgia"/>
            <w:sz w:val="22"/>
            <w:szCs w:val="22"/>
          </w:rPr>
          <w:t>P</w:t>
        </w:r>
        <w:r w:rsidR="00B95EF6" w:rsidRPr="00AC7417">
          <w:rPr>
            <w:rFonts w:ascii="Georgia" w:hAnsi="Georgia"/>
            <w:sz w:val="22"/>
            <w:szCs w:val="22"/>
          </w:rPr>
          <w:t xml:space="preserve">roportion of samples in each depth bin (units in meters) </w:t>
        </w:r>
        <w:r w:rsidR="00B95EF6">
          <w:rPr>
            <w:rFonts w:ascii="Georgia" w:hAnsi="Georgia"/>
            <w:sz w:val="22"/>
            <w:szCs w:val="22"/>
          </w:rPr>
          <w:t>u</w:t>
        </w:r>
        <w:r w:rsidR="00B95EF6" w:rsidRPr="00AC7417">
          <w:rPr>
            <w:rFonts w:ascii="Georgia" w:hAnsi="Georgia"/>
            <w:sz w:val="22"/>
            <w:szCs w:val="22"/>
          </w:rPr>
          <w:t xml:space="preserve">sing observations of depth at 15-minute intervals from individual Chinook salmon (GOA and EBS), as well as the proportions predicted by </w:t>
        </w:r>
        <w:r w:rsidR="00B95EF6">
          <w:rPr>
            <w:rFonts w:ascii="Georgia" w:hAnsi="Georgia"/>
            <w:sz w:val="22"/>
            <w:szCs w:val="22"/>
          </w:rPr>
          <w:t>the selected</w:t>
        </w:r>
        <w:r w:rsidR="00B95EF6" w:rsidRPr="00AC7417">
          <w:rPr>
            <w:rFonts w:ascii="Georgia" w:hAnsi="Georgia"/>
            <w:sz w:val="22"/>
            <w:szCs w:val="22"/>
          </w:rPr>
          <w:t xml:space="preserve"> deep learning model.</w:t>
        </w:r>
      </w:ins>
      <w:del w:id="256" w:author="Marcel Gietzmann-Sanders" w:date="2026-02-05T07:55:00Z" w16du:dateUtc="2026-02-05T12:55:00Z">
        <w:r w:rsidRPr="00AC7417" w:rsidDel="00B95EF6">
          <w:rPr>
            <w:rFonts w:ascii="Georgia" w:hAnsi="Georgia"/>
            <w:sz w:val="22"/>
            <w:szCs w:val="22"/>
          </w:rPr>
          <w:delText xml:space="preserve">Over 15-minute interval observations of depth occupancy across tagged Chinook salmon in the Gulf of Alaska and Eastern Bering Sea, the proportion of samples in each of our depth bins (units in meters) as well as the proportions predicted by a deep learning model. </w:delText>
        </w:r>
      </w:del>
    </w:p>
    <w:p w14:paraId="1B7E36FB"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0ED227AA" w14:textId="03EECE62" w:rsidR="00DE61C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In both the observations and the predictions, Chinook salmon depth occupancy varied seasonally (Figure </w:t>
      </w:r>
      <w:r w:rsidR="00C15ACE" w:rsidRPr="00AC7417">
        <w:rPr>
          <w:rFonts w:ascii="Georgia" w:hAnsi="Georgia"/>
          <w:sz w:val="22"/>
          <w:szCs w:val="22"/>
        </w:rPr>
        <w:t>2</w:t>
      </w:r>
      <w:r w:rsidRPr="00AC7417">
        <w:rPr>
          <w:rFonts w:ascii="Georgia" w:hAnsi="Georgia"/>
          <w:sz w:val="22"/>
          <w:szCs w:val="22"/>
        </w:rPr>
        <w:t>). The proportion of observations near the surface (0-25m) was at a maximum in June, at ~68% (~66% in predictions). The proportion of time spent in the top 25m of the water column decreased throughout the fall to only 30% of observations (26% predicted) being near the surface by November. Depth occupancy remained skewed toward deeper waters throughout the winter months (35–40% above 25m) before beginning to shift back toward the surface again in early spring</w:t>
      </w:r>
      <w:r w:rsidR="006C355C" w:rsidRPr="00AC7417">
        <w:rPr>
          <w:rFonts w:ascii="Georgia" w:hAnsi="Georgia"/>
          <w:sz w:val="22"/>
          <w:szCs w:val="22"/>
        </w:rPr>
        <w:t xml:space="preserve"> (</w:t>
      </w:r>
      <w:r w:rsidR="00467219" w:rsidRPr="00AC7417">
        <w:rPr>
          <w:rFonts w:ascii="Georgia" w:hAnsi="Georgia"/>
          <w:sz w:val="22"/>
          <w:szCs w:val="22"/>
        </w:rPr>
        <w:t>March-April)</w:t>
      </w:r>
      <w:r w:rsidRPr="00AC7417">
        <w:rPr>
          <w:rFonts w:ascii="Georgia" w:hAnsi="Georgia"/>
          <w:sz w:val="22"/>
          <w:szCs w:val="22"/>
        </w:rPr>
        <w:t>.</w:t>
      </w:r>
    </w:p>
    <w:p w14:paraId="1F425D71" w14:textId="77777777" w:rsidR="00887206" w:rsidRPr="00AC7417" w:rsidRDefault="00887206" w:rsidP="00887206">
      <w:pPr>
        <w:spacing w:line="480" w:lineRule="auto"/>
        <w:rPr>
          <w:rFonts w:ascii="Georgia" w:hAnsi="Georgia"/>
          <w:sz w:val="22"/>
          <w:szCs w:val="22"/>
        </w:rPr>
      </w:pPr>
      <w:r w:rsidRPr="00AC7417">
        <w:rPr>
          <w:rFonts w:ascii="Georgia" w:hAnsi="Georgia"/>
          <w:b/>
          <w:bCs/>
          <w:noProof/>
          <w:sz w:val="22"/>
          <w:szCs w:val="22"/>
        </w:rPr>
        <w:drawing>
          <wp:inline distT="0" distB="0" distL="0" distR="0" wp14:anchorId="61183F9B" wp14:editId="7A4D121E">
            <wp:extent cx="5943600" cy="3714750"/>
            <wp:effectExtent l="0" t="0" r="0" b="6350"/>
            <wp:docPr id="1809642959"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2959" name="Picture 1" descr="A chart of different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007733E" w14:textId="77777777" w:rsidR="00887206" w:rsidRPr="00AC7417" w:rsidRDefault="00887206" w:rsidP="00887206">
      <w:pPr>
        <w:spacing w:line="480" w:lineRule="auto"/>
        <w:rPr>
          <w:rFonts w:ascii="Georgia" w:hAnsi="Georgia"/>
          <w:b/>
          <w:bCs/>
          <w:sz w:val="22"/>
          <w:szCs w:val="22"/>
        </w:rPr>
      </w:pPr>
    </w:p>
    <w:p w14:paraId="48DCFE65" w14:textId="1E1C0FC8"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lastRenderedPageBreak/>
        <w:t>Figure 2: Seasonal Shifts in Depth Occupancy.</w:t>
      </w:r>
      <w:r w:rsidRPr="00AC7417">
        <w:rPr>
          <w:rFonts w:ascii="Georgia" w:hAnsi="Georgia"/>
          <w:sz w:val="22"/>
          <w:szCs w:val="22"/>
        </w:rPr>
        <w:t xml:space="preserve"> (Top) Using </w:t>
      </w:r>
      <w:del w:id="257" w:author="Marcel Gietzmann-Sanders" w:date="2026-02-05T08:24:00Z" w16du:dateUtc="2026-02-05T13:24:00Z">
        <w:r w:rsidRPr="00AC7417" w:rsidDel="003978EF">
          <w:rPr>
            <w:rFonts w:ascii="Georgia" w:hAnsi="Georgia"/>
            <w:sz w:val="22"/>
            <w:szCs w:val="22"/>
          </w:rPr>
          <w:delText xml:space="preserve">observations </w:delText>
        </w:r>
      </w:del>
      <w:ins w:id="258" w:author="Marcel Gietzmann-Sanders" w:date="2026-02-05T08:24:00Z" w16du:dateUtc="2026-02-05T13:24:00Z">
        <w:r w:rsidR="003978EF">
          <w:rPr>
            <w:rFonts w:ascii="Georgia" w:hAnsi="Georgia"/>
            <w:sz w:val="22"/>
            <w:szCs w:val="22"/>
          </w:rPr>
          <w:t>measurements</w:t>
        </w:r>
        <w:r w:rsidR="003978EF" w:rsidRPr="00AC7417">
          <w:rPr>
            <w:rFonts w:ascii="Georgia" w:hAnsi="Georgia"/>
            <w:sz w:val="22"/>
            <w:szCs w:val="22"/>
          </w:rPr>
          <w:t xml:space="preserve"> </w:t>
        </w:r>
      </w:ins>
      <w:r w:rsidRPr="00AC7417">
        <w:rPr>
          <w:rFonts w:ascii="Georgia" w:hAnsi="Georgia"/>
          <w:sz w:val="22"/>
          <w:szCs w:val="22"/>
        </w:rPr>
        <w:t xml:space="preserve">of depth at 15-minute intervals from individual Chinook salmon (GOA and EBS), the proportions of samples in each depth bin across all months. (Bottom) </w:t>
      </w:r>
      <w:del w:id="259" w:author="Marcel Gietzmann-Sanders" w:date="2026-02-05T08:24:00Z" w16du:dateUtc="2026-02-05T13:24:00Z">
        <w:r w:rsidRPr="00AC7417" w:rsidDel="003978EF">
          <w:rPr>
            <w:rFonts w:ascii="Georgia" w:hAnsi="Georgia"/>
            <w:sz w:val="22"/>
            <w:szCs w:val="22"/>
          </w:rPr>
          <w:delText>For those same</w:delText>
        </w:r>
      </w:del>
      <w:ins w:id="260" w:author="Marcel Gietzmann-Sanders" w:date="2026-02-05T08:24:00Z" w16du:dateUtc="2026-02-05T13:24:00Z">
        <w:r w:rsidR="003978EF">
          <w:rPr>
            <w:rFonts w:ascii="Georgia" w:hAnsi="Georgia"/>
            <w:sz w:val="22"/>
            <w:szCs w:val="22"/>
          </w:rPr>
          <w:t>A</w:t>
        </w:r>
      </w:ins>
      <w:ins w:id="261" w:author="Marcel Gietzmann-Sanders" w:date="2026-02-05T08:25:00Z" w16du:dateUtc="2026-02-05T13:25:00Z">
        <w:r w:rsidR="003978EF">
          <w:rPr>
            <w:rFonts w:ascii="Georgia" w:hAnsi="Georgia"/>
            <w:sz w:val="22"/>
            <w:szCs w:val="22"/>
          </w:rPr>
          <w:t>cross the measured</w:t>
        </w:r>
      </w:ins>
      <w:r w:rsidRPr="00AC7417">
        <w:rPr>
          <w:rFonts w:ascii="Georgia" w:hAnsi="Georgia"/>
          <w:sz w:val="22"/>
          <w:szCs w:val="22"/>
        </w:rPr>
        <w:t xml:space="preserve"> samples, mean predicted probability of the occupied depth from a deep learning model binned across all months. </w:t>
      </w:r>
    </w:p>
    <w:p w14:paraId="1D068C55"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2F485FA7" w14:textId="188765C1" w:rsidR="00DE61C7" w:rsidRPr="00AC741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Diel variation in depth occupancy also appeared, with notable seasonal shifts (Figure </w:t>
      </w:r>
      <w:r w:rsidR="00C15ACE" w:rsidRPr="00AC7417">
        <w:rPr>
          <w:rFonts w:ascii="Georgia" w:hAnsi="Georgia"/>
          <w:sz w:val="22"/>
          <w:szCs w:val="22"/>
        </w:rPr>
        <w:t>3</w:t>
      </w:r>
      <w:r w:rsidRPr="00AC7417">
        <w:rPr>
          <w:rFonts w:ascii="Georgia" w:hAnsi="Georgia"/>
          <w:sz w:val="22"/>
          <w:szCs w:val="22"/>
        </w:rPr>
        <w:t xml:space="preserve">). During the summer, fall, and most of winter fish in the validation set tended to be closer to the surface at night. August had the largest swing in observed depth occupancy with nearly three quarters (73%) of observations in the validation set near the surface (0-25m) at night but only around a quarter (27%) near the surface during the day. This diel swing of 46% weakened throughout fall and winter (37% by October and 17% by January) and in February the pattern reversed with fish more likely to be near the surface during the day. </w:t>
      </w:r>
    </w:p>
    <w:p w14:paraId="068A5AAB" w14:textId="77777777" w:rsidR="00DE61C7" w:rsidRPr="00AC741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The diel patterns of the individual fish themselves were quite variable. For example, out of 28 fish observed in August, four spent over 70% of their time near the surface during the day while six had 85% of their daytime observations below 25m. At night a similar degree of variation was observed with four fish spending most of their time (&gt;50%) at depth (&gt;25m) whereas seven fish were near the surface in more than 85% of observations. </w:t>
      </w:r>
    </w:p>
    <w:p w14:paraId="04C5132A" w14:textId="3C1CE71C" w:rsidR="00DE61C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Corresponding to this individual variability was considerable variation in diel patterns between the validation and training sets (Figure </w:t>
      </w:r>
      <w:r w:rsidR="00C15ACE" w:rsidRPr="00AC7417">
        <w:rPr>
          <w:rFonts w:ascii="Georgia" w:hAnsi="Georgia"/>
          <w:sz w:val="22"/>
          <w:szCs w:val="22"/>
        </w:rPr>
        <w:t>3</w:t>
      </w:r>
      <w:r w:rsidRPr="00AC7417">
        <w:rPr>
          <w:rFonts w:ascii="Georgia" w:hAnsi="Georgia"/>
          <w:sz w:val="22"/>
          <w:szCs w:val="22"/>
        </w:rPr>
        <w:t xml:space="preserve">). The most extreme case occurred in May with fish being near the surface far more often (37-52% of observations) in the training set as compared to the validation set (12-31%). Likewise, in October the validation set showed a clear diel pattern with fish being closer to the surface at night (49%) than during the day (15%), but in the training set for October fish were just as likely to be near the surface throughout the day. </w:t>
      </w:r>
    </w:p>
    <w:p w14:paraId="60313135" w14:textId="77777777" w:rsidR="00887206" w:rsidRPr="00AC7417" w:rsidRDefault="00887206" w:rsidP="00887206">
      <w:pPr>
        <w:spacing w:line="480" w:lineRule="auto"/>
        <w:rPr>
          <w:rFonts w:ascii="Georgia" w:hAnsi="Georgia"/>
          <w:sz w:val="22"/>
          <w:szCs w:val="22"/>
        </w:rPr>
      </w:pPr>
      <w:r w:rsidRPr="00AC7417">
        <w:rPr>
          <w:rFonts w:ascii="Georgia" w:hAnsi="Georgia"/>
          <w:noProof/>
          <w:sz w:val="22"/>
          <w:szCs w:val="22"/>
        </w:rPr>
        <w:lastRenderedPageBreak/>
        <w:drawing>
          <wp:inline distT="0" distB="0" distL="0" distR="0" wp14:anchorId="71C2BD67" wp14:editId="56E8FC72">
            <wp:extent cx="5943600" cy="5349240"/>
            <wp:effectExtent l="0" t="0" r="0" b="0"/>
            <wp:docPr id="1163701801"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01801" name="Picture 2"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349240"/>
                    </a:xfrm>
                    <a:prstGeom prst="rect">
                      <a:avLst/>
                    </a:prstGeom>
                  </pic:spPr>
                </pic:pic>
              </a:graphicData>
            </a:graphic>
          </wp:inline>
        </w:drawing>
      </w:r>
    </w:p>
    <w:p w14:paraId="5A39AD85" w14:textId="262A7EF4"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t xml:space="preserve">Figure 3: Diel Variation </w:t>
      </w:r>
      <w:ins w:id="262" w:author="Marcel Gietzmann-Sanders" w:date="2026-02-05T07:55:00Z" w16du:dateUtc="2026-02-05T12:55:00Z">
        <w:r w:rsidR="00B95EF6" w:rsidRPr="00AC7417">
          <w:rPr>
            <w:rFonts w:ascii="Georgia" w:hAnsi="Georgia"/>
            <w:sz w:val="22"/>
            <w:szCs w:val="22"/>
          </w:rPr>
          <w:t>Using observations of depth at 15-minute intervals from individual Chinook salmon (GOA and EBS),</w:t>
        </w:r>
      </w:ins>
      <w:del w:id="263" w:author="Marcel Gietzmann-Sanders" w:date="2026-02-05T07:55:00Z" w16du:dateUtc="2026-02-05T12:55:00Z">
        <w:r w:rsidRPr="00AC7417" w:rsidDel="00B95EF6">
          <w:rPr>
            <w:rFonts w:ascii="Georgia" w:hAnsi="Georgia"/>
            <w:sz w:val="22"/>
            <w:szCs w:val="22"/>
          </w:rPr>
          <w:delText>Using observations taken at 15-minute intervals from Chinook salmon in the GOA and EBS</w:delText>
        </w:r>
      </w:del>
      <w:r w:rsidRPr="00AC7417">
        <w:rPr>
          <w:rFonts w:ascii="Georgia" w:hAnsi="Georgia"/>
          <w:sz w:val="22"/>
          <w:szCs w:val="22"/>
        </w:rPr>
        <w:t xml:space="preserve">, the proportions of samples deeper than 25m as a function of time of day across all months. Validation is the proportion over the validation data; train is the proportion over the training data and predicted is the mean predicted probability of the occupied depth over the validation data. The radians on the x-axis indicate time of day with negative numbers indicating nighttime and positive numbers indicating daytime. </w:t>
      </w:r>
    </w:p>
    <w:p w14:paraId="6D5E92C3"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49AA2A7C" w14:textId="4F7D5495" w:rsidR="00F76CCA"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lastRenderedPageBreak/>
        <w:t xml:space="preserve">In terms of the final feature – salinity – after controlling for depth, model predictions indicated that less saline (&lt;31.3ppt) surface waters had higher occupancy than more saline surface (&gt;31.3ppt) waters in all months except August and September (Figure </w:t>
      </w:r>
      <w:r w:rsidR="00C15ACE" w:rsidRPr="00AC7417">
        <w:rPr>
          <w:rFonts w:ascii="Georgia" w:hAnsi="Georgia"/>
          <w:sz w:val="22"/>
          <w:szCs w:val="22"/>
        </w:rPr>
        <w:t>4</w:t>
      </w:r>
      <w:r w:rsidRPr="00AC7417">
        <w:rPr>
          <w:rFonts w:ascii="Georgia" w:hAnsi="Georgia"/>
          <w:sz w:val="22"/>
          <w:szCs w:val="22"/>
        </w:rPr>
        <w:t xml:space="preserve">). This pattern was strongest during the </w:t>
      </w:r>
      <w:ins w:id="264" w:author="Marcel Gietzmann-Sanders" w:date="2026-02-04T12:47:00Z" w16du:dateUtc="2026-02-04T17:47:00Z">
        <w:r w:rsidR="005431F9">
          <w:rPr>
            <w:rFonts w:ascii="Georgia" w:hAnsi="Georgia"/>
            <w:sz w:val="22"/>
            <w:szCs w:val="22"/>
          </w:rPr>
          <w:t xml:space="preserve">early </w:t>
        </w:r>
      </w:ins>
      <w:r w:rsidRPr="00AC7417">
        <w:rPr>
          <w:rFonts w:ascii="Georgia" w:hAnsi="Georgia"/>
          <w:sz w:val="22"/>
          <w:szCs w:val="22"/>
        </w:rPr>
        <w:t>winter (</w:t>
      </w:r>
      <w:del w:id="265" w:author="Marcel Gietzmann-Sanders" w:date="2026-02-04T12:47:00Z" w16du:dateUtc="2026-02-04T17:47:00Z">
        <w:r w:rsidRPr="00AC7417" w:rsidDel="005431F9">
          <w:rPr>
            <w:rFonts w:ascii="Georgia" w:hAnsi="Georgia"/>
            <w:sz w:val="22"/>
            <w:szCs w:val="22"/>
          </w:rPr>
          <w:delText>30</w:delText>
        </w:r>
      </w:del>
      <w:ins w:id="266" w:author="Marcel Gietzmann-Sanders" w:date="2026-02-04T12:47:00Z" w16du:dateUtc="2026-02-04T17:47:00Z">
        <w:r w:rsidR="005431F9">
          <w:rPr>
            <w:rFonts w:ascii="Georgia" w:hAnsi="Georgia"/>
            <w:sz w:val="22"/>
            <w:szCs w:val="22"/>
          </w:rPr>
          <w:t>14</w:t>
        </w:r>
      </w:ins>
      <w:r w:rsidRPr="00AC7417">
        <w:rPr>
          <w:rFonts w:ascii="Georgia" w:hAnsi="Georgia"/>
          <w:sz w:val="22"/>
          <w:szCs w:val="22"/>
        </w:rPr>
        <w:t xml:space="preserve">% difference in </w:t>
      </w:r>
      <w:del w:id="267" w:author="Marcel Gietzmann-Sanders" w:date="2026-02-04T12:47:00Z" w16du:dateUtc="2026-02-04T17:47:00Z">
        <w:r w:rsidRPr="00AC7417" w:rsidDel="005431F9">
          <w:rPr>
            <w:rFonts w:ascii="Georgia" w:hAnsi="Georgia"/>
            <w:sz w:val="22"/>
            <w:szCs w:val="22"/>
          </w:rPr>
          <w:delText>February</w:delText>
        </w:r>
      </w:del>
      <w:ins w:id="268" w:author="Marcel Gietzmann-Sanders" w:date="2026-02-04T12:47:00Z" w16du:dateUtc="2026-02-04T17:47:00Z">
        <w:r w:rsidR="005431F9">
          <w:rPr>
            <w:rFonts w:ascii="Georgia" w:hAnsi="Georgia"/>
            <w:sz w:val="22"/>
            <w:szCs w:val="22"/>
          </w:rPr>
          <w:t>December</w:t>
        </w:r>
      </w:ins>
      <w:r w:rsidRPr="00AC7417">
        <w:rPr>
          <w:rFonts w:ascii="Georgia" w:hAnsi="Georgia"/>
          <w:sz w:val="22"/>
          <w:szCs w:val="22"/>
        </w:rPr>
        <w:t>)</w:t>
      </w:r>
      <w:ins w:id="269" w:author="Marcel Gietzmann-Sanders" w:date="2026-02-04T12:48:00Z" w16du:dateUtc="2026-02-04T17:48:00Z">
        <w:r w:rsidR="005431F9">
          <w:rPr>
            <w:rFonts w:ascii="Georgia" w:hAnsi="Georgia"/>
            <w:sz w:val="22"/>
            <w:szCs w:val="22"/>
          </w:rPr>
          <w:t xml:space="preserve">. </w:t>
        </w:r>
      </w:ins>
      <w:del w:id="270" w:author="Marcel Gietzmann-Sanders" w:date="2026-02-04T12:48:00Z" w16du:dateUtc="2026-02-04T17:48:00Z">
        <w:r w:rsidRPr="00AC7417" w:rsidDel="005431F9">
          <w:rPr>
            <w:rFonts w:ascii="Georgia" w:hAnsi="Georgia"/>
            <w:sz w:val="22"/>
            <w:szCs w:val="22"/>
          </w:rPr>
          <w:delText xml:space="preserve"> and weaker during the spring (6-14% difference). </w:delText>
        </w:r>
      </w:del>
      <w:r w:rsidRPr="00AC7417">
        <w:rPr>
          <w:rFonts w:ascii="Georgia" w:hAnsi="Georgia"/>
          <w:sz w:val="22"/>
          <w:szCs w:val="22"/>
        </w:rPr>
        <w:t xml:space="preserve">During the months of August and September the pattern </w:t>
      </w:r>
      <w:r w:rsidR="00414014" w:rsidRPr="00AC7417">
        <w:rPr>
          <w:rFonts w:ascii="Georgia" w:hAnsi="Georgia"/>
          <w:sz w:val="22"/>
          <w:szCs w:val="22"/>
        </w:rPr>
        <w:t>switched</w:t>
      </w:r>
      <w:r w:rsidR="00F32861" w:rsidRPr="00AC7417">
        <w:rPr>
          <w:rFonts w:ascii="Georgia" w:hAnsi="Georgia"/>
          <w:sz w:val="22"/>
          <w:szCs w:val="22"/>
        </w:rPr>
        <w:t xml:space="preserve"> </w:t>
      </w:r>
      <w:r w:rsidRPr="00AC7417">
        <w:rPr>
          <w:rFonts w:ascii="Georgia" w:hAnsi="Georgia"/>
          <w:sz w:val="22"/>
          <w:szCs w:val="22"/>
        </w:rPr>
        <w:t xml:space="preserve">and occupancy near the surface was predicted to be higher in the more saline areas. </w:t>
      </w:r>
    </w:p>
    <w:p w14:paraId="3B75D5D8" w14:textId="35F34B9E" w:rsidR="00887206" w:rsidRPr="00AC7417" w:rsidRDefault="00887206" w:rsidP="00887206">
      <w:pPr>
        <w:spacing w:line="480" w:lineRule="auto"/>
        <w:rPr>
          <w:rFonts w:ascii="Georgia" w:hAnsi="Georgia"/>
          <w:sz w:val="22"/>
          <w:szCs w:val="22"/>
        </w:rPr>
      </w:pPr>
      <w:del w:id="271" w:author="Marcel Gietzmann-Sanders" w:date="2026-02-04T12:47:00Z" w16du:dateUtc="2026-02-04T17:47:00Z">
        <w:r w:rsidRPr="00AC7417" w:rsidDel="005431F9">
          <w:rPr>
            <w:rFonts w:ascii="Georgia" w:hAnsi="Georgia"/>
            <w:noProof/>
            <w:sz w:val="22"/>
            <w:szCs w:val="22"/>
          </w:rPr>
          <w:drawing>
            <wp:inline distT="0" distB="0" distL="0" distR="0" wp14:anchorId="0F86E5ED" wp14:editId="36DE6C6A">
              <wp:extent cx="5943600" cy="2971800"/>
              <wp:effectExtent l="0" t="0" r="0" b="0"/>
              <wp:docPr id="344307646"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7646" name="Picture 3"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del>
      <w:ins w:id="272" w:author="Marcel Gietzmann-Sanders" w:date="2026-02-04T12:47:00Z" w16du:dateUtc="2026-02-04T17:47:00Z">
        <w:r w:rsidR="005431F9">
          <w:rPr>
            <w:rFonts w:ascii="Georgia" w:hAnsi="Georgia"/>
            <w:noProof/>
            <w:sz w:val="22"/>
            <w:szCs w:val="22"/>
            <w14:ligatures w14:val="standardContextual"/>
          </w:rPr>
          <w:drawing>
            <wp:inline distT="0" distB="0" distL="0" distR="0" wp14:anchorId="51A8AE42" wp14:editId="62CECB40">
              <wp:extent cx="5943600" cy="2971800"/>
              <wp:effectExtent l="0" t="0" r="0" b="0"/>
              <wp:docPr id="17422565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652" name="Picture 1" descr="A graph of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ins>
    </w:p>
    <w:p w14:paraId="3299830E" w14:textId="3D218ACB"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t>Figure 4: Effect of Salinity</w:t>
      </w:r>
      <w:r w:rsidRPr="00AC7417">
        <w:rPr>
          <w:rFonts w:ascii="Georgia" w:hAnsi="Georgia"/>
          <w:sz w:val="22"/>
          <w:szCs w:val="22"/>
        </w:rPr>
        <w:t xml:space="preserve"> </w:t>
      </w:r>
      <w:del w:id="273" w:author="Marcel Gietzmann-Sanders" w:date="2026-02-05T07:56:00Z" w16du:dateUtc="2026-02-05T12:56:00Z">
        <w:r w:rsidRPr="00AC7417" w:rsidDel="00B95EF6">
          <w:rPr>
            <w:rFonts w:ascii="Georgia" w:hAnsi="Georgia"/>
            <w:sz w:val="22"/>
            <w:szCs w:val="22"/>
          </w:rPr>
          <w:delText>Using predictions of depth occupancy at 15-minute intervals for Chinook salmon using a deep learning model, predicted</w:delText>
        </w:r>
      </w:del>
      <w:ins w:id="274" w:author="Marcel Gietzmann-Sanders" w:date="2026-02-05T07:56:00Z" w16du:dateUtc="2026-02-05T12:56:00Z">
        <w:r w:rsidR="00B95EF6">
          <w:rPr>
            <w:rFonts w:ascii="Georgia" w:hAnsi="Georgia"/>
            <w:sz w:val="22"/>
            <w:szCs w:val="22"/>
          </w:rPr>
          <w:t>Predicted</w:t>
        </w:r>
      </w:ins>
      <w:r w:rsidRPr="00AC7417">
        <w:rPr>
          <w:rFonts w:ascii="Georgia" w:hAnsi="Georgia"/>
          <w:sz w:val="22"/>
          <w:szCs w:val="22"/>
        </w:rPr>
        <w:t xml:space="preserve"> proportions of fish within 25m of the surface when surface salinity is above (high) and below (low) 31.3ppt. Predictions were made over the validation dataset. </w:t>
      </w:r>
    </w:p>
    <w:p w14:paraId="231A1A76"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2B97C537" w14:textId="38B1DCF7" w:rsidR="00DE61C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However, the effect of salinity on model loss differed between the training and validation sets (Figure </w:t>
      </w:r>
      <w:r w:rsidR="00C15ACE" w:rsidRPr="00AC7417">
        <w:rPr>
          <w:rFonts w:ascii="Georgia" w:hAnsi="Georgia"/>
          <w:sz w:val="22"/>
          <w:szCs w:val="22"/>
        </w:rPr>
        <w:t>5</w:t>
      </w:r>
      <w:r w:rsidRPr="00AC7417">
        <w:rPr>
          <w:rFonts w:ascii="Georgia" w:hAnsi="Georgia"/>
          <w:sz w:val="22"/>
          <w:szCs w:val="22"/>
        </w:rPr>
        <w:t xml:space="preserve">). From December to February, the two sets showed opposing trends. In December and January, the model with salinity better represented the fish in the training set than the model without salinity (with a drop in loss of 0.03 and 0.05 respectively). However, the fish in the </w:t>
      </w:r>
      <w:r w:rsidRPr="00AC7417">
        <w:rPr>
          <w:rFonts w:ascii="Georgia" w:hAnsi="Georgia"/>
          <w:sz w:val="22"/>
          <w:szCs w:val="22"/>
        </w:rPr>
        <w:lastRenderedPageBreak/>
        <w:t>validation set were more poorly represented (with an increase in loss of 0.02 and 0.05). In February the salinity feature made no difference for the fish in the training set but made for a much better representation of fish in the validation set (here a drop in loss of 0.14 was observed). During the remaining months, changes in loss were smaller (up to 0.03), yet discrepancies in magnitude between the validation and training sets persisted even though the direction of the change was aligned.</w:t>
      </w:r>
    </w:p>
    <w:p w14:paraId="698D8D9F" w14:textId="77777777" w:rsidR="00887206" w:rsidRPr="00AC7417" w:rsidRDefault="00887206" w:rsidP="00887206">
      <w:pPr>
        <w:spacing w:line="480" w:lineRule="auto"/>
        <w:rPr>
          <w:rFonts w:ascii="Georgia" w:hAnsi="Georgia"/>
          <w:sz w:val="22"/>
          <w:szCs w:val="22"/>
        </w:rPr>
      </w:pPr>
      <w:r w:rsidRPr="00AC7417">
        <w:rPr>
          <w:rFonts w:ascii="Georgia" w:hAnsi="Georgia"/>
          <w:noProof/>
          <w:sz w:val="22"/>
          <w:szCs w:val="22"/>
        </w:rPr>
        <w:drawing>
          <wp:inline distT="0" distB="0" distL="0" distR="0" wp14:anchorId="7F63FC77" wp14:editId="0DE4FC48">
            <wp:extent cx="5943600" cy="2971800"/>
            <wp:effectExtent l="0" t="0" r="0" b="0"/>
            <wp:docPr id="1623316757" name="Picture 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6757" name="Picture 4" descr="A graph with different colored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67EF403" w14:textId="77777777"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t>Figure 5: Variation in Performance of Salinity as a Feature</w:t>
      </w:r>
      <w:r w:rsidRPr="00AC7417">
        <w:rPr>
          <w:rFonts w:ascii="Georgia" w:hAnsi="Georgia"/>
          <w:sz w:val="22"/>
          <w:szCs w:val="22"/>
        </w:rPr>
        <w:t xml:space="preserve"> Change in loss across months when adding salinity as a feature to a deep learning model of Chinook salmon depth occupancy. Red indicates the training dataset whereas blue indicates the validation dataset. </w:t>
      </w:r>
    </w:p>
    <w:p w14:paraId="2656C342"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78759449" w14:textId="4590231B" w:rsidR="00DE61C7" w:rsidRPr="00AC7417" w:rsidRDefault="003A2193" w:rsidP="003069E2">
      <w:pPr>
        <w:spacing w:line="480" w:lineRule="auto"/>
        <w:jc w:val="both"/>
        <w:rPr>
          <w:rFonts w:ascii="Georgia" w:hAnsi="Georgia"/>
          <w:b/>
          <w:bCs/>
          <w:sz w:val="27"/>
          <w:szCs w:val="27"/>
        </w:rPr>
      </w:pPr>
      <w:r w:rsidRPr="00AC7417">
        <w:rPr>
          <w:rFonts w:ascii="Georgia" w:hAnsi="Georgia"/>
          <w:b/>
          <w:bCs/>
          <w:sz w:val="28"/>
          <w:szCs w:val="28"/>
        </w:rPr>
        <w:t>Informing Bycatch Mitigation</w:t>
      </w:r>
    </w:p>
    <w:p w14:paraId="51C6B565" w14:textId="39772D48" w:rsidR="00DE61C7" w:rsidRPr="00AC7417" w:rsidRDefault="00DE61C7" w:rsidP="003069E2">
      <w:pPr>
        <w:spacing w:before="100" w:beforeAutospacing="1" w:after="100" w:afterAutospacing="1" w:line="480" w:lineRule="auto"/>
        <w:jc w:val="both"/>
        <w:rPr>
          <w:rFonts w:ascii="Georgia" w:hAnsi="Georgia"/>
          <w:sz w:val="22"/>
          <w:szCs w:val="22"/>
        </w:rPr>
      </w:pPr>
      <w:del w:id="275" w:author="Marcel Gietzmann-Sanders" w:date="2026-02-05T07:58:00Z" w16du:dateUtc="2026-02-05T12:58:00Z">
        <w:r w:rsidRPr="00AC7417" w:rsidDel="009C0459">
          <w:rPr>
            <w:rFonts w:ascii="Georgia" w:hAnsi="Georgia"/>
            <w:sz w:val="22"/>
            <w:szCs w:val="22"/>
          </w:rPr>
          <w:delText>Likelihood near the seafloor was</w:delText>
        </w:r>
      </w:del>
      <w:ins w:id="276" w:author="Marcel Gietzmann-Sanders" w:date="2026-02-05T07:58:00Z" w16du:dateUtc="2026-02-05T12:58:00Z">
        <w:r w:rsidR="009C0459">
          <w:rPr>
            <w:rFonts w:ascii="Georgia" w:hAnsi="Georgia"/>
            <w:sz w:val="22"/>
            <w:szCs w:val="22"/>
          </w:rPr>
          <w:t>To</w:t>
        </w:r>
      </w:ins>
      <w:r w:rsidRPr="00AC7417">
        <w:rPr>
          <w:rFonts w:ascii="Georgia" w:hAnsi="Georgia"/>
          <w:sz w:val="22"/>
          <w:szCs w:val="22"/>
        </w:rPr>
        <w:t xml:space="preserve"> assess</w:t>
      </w:r>
      <w:del w:id="277" w:author="Marcel Gietzmann-Sanders" w:date="2026-02-05T07:58:00Z" w16du:dateUtc="2026-02-05T12:58:00Z">
        <w:r w:rsidRPr="00AC7417" w:rsidDel="009C0459">
          <w:rPr>
            <w:rFonts w:ascii="Georgia" w:hAnsi="Georgia"/>
            <w:sz w:val="22"/>
            <w:szCs w:val="22"/>
          </w:rPr>
          <w:delText>ed</w:delText>
        </w:r>
      </w:del>
      <w:r w:rsidRPr="00AC7417">
        <w:rPr>
          <w:rFonts w:ascii="Georgia" w:hAnsi="Georgia"/>
          <w:sz w:val="22"/>
          <w:szCs w:val="22"/>
        </w:rPr>
        <w:t xml:space="preserve"> </w:t>
      </w:r>
      <w:del w:id="278" w:author="Marcel Gietzmann-Sanders" w:date="2026-02-05T07:58:00Z" w16du:dateUtc="2026-02-05T12:58:00Z">
        <w:r w:rsidRPr="00AC7417" w:rsidDel="009C0459">
          <w:rPr>
            <w:rFonts w:ascii="Georgia" w:hAnsi="Georgia"/>
            <w:sz w:val="22"/>
            <w:szCs w:val="22"/>
          </w:rPr>
          <w:delText xml:space="preserve">to understand </w:delText>
        </w:r>
      </w:del>
      <w:r w:rsidRPr="00AC7417">
        <w:rPr>
          <w:rFonts w:ascii="Georgia" w:hAnsi="Georgia"/>
          <w:sz w:val="22"/>
          <w:szCs w:val="22"/>
        </w:rPr>
        <w:t xml:space="preserve">the model’s implications for Chinook salmon </w:t>
      </w:r>
      <w:ins w:id="279" w:author="Marcel Gietzmann-Sanders" w:date="2026-02-05T07:58:00Z" w16du:dateUtc="2026-02-05T12:58:00Z">
        <w:r w:rsidR="00B95EF6">
          <w:rPr>
            <w:rFonts w:ascii="Georgia" w:hAnsi="Georgia"/>
            <w:sz w:val="22"/>
            <w:szCs w:val="22"/>
          </w:rPr>
          <w:t xml:space="preserve">bycatch </w:t>
        </w:r>
      </w:ins>
      <w:del w:id="280" w:author="Marcel Gietzmann-Sanders" w:date="2026-02-05T07:57:00Z" w16du:dateUtc="2026-02-05T12:57:00Z">
        <w:r w:rsidRPr="00AC7417" w:rsidDel="00B95EF6">
          <w:rPr>
            <w:rFonts w:ascii="Georgia" w:hAnsi="Georgia"/>
            <w:sz w:val="22"/>
            <w:szCs w:val="22"/>
          </w:rPr>
          <w:delText xml:space="preserve">occupancy in the portion of the water column </w:delText>
        </w:r>
        <w:r w:rsidR="002367D6" w:rsidRPr="00AC7417" w:rsidDel="00B95EF6">
          <w:rPr>
            <w:rFonts w:ascii="Georgia" w:hAnsi="Georgia"/>
            <w:sz w:val="22"/>
            <w:szCs w:val="22"/>
          </w:rPr>
          <w:delText xml:space="preserve">often </w:delText>
        </w:r>
        <w:r w:rsidRPr="00AC7417" w:rsidDel="00B95EF6">
          <w:rPr>
            <w:rFonts w:ascii="Georgia" w:hAnsi="Georgia"/>
            <w:sz w:val="22"/>
            <w:szCs w:val="22"/>
          </w:rPr>
          <w:delText xml:space="preserve">occupied by </w:delText>
        </w:r>
        <w:r w:rsidR="002367D6" w:rsidRPr="00AC7417" w:rsidDel="00B95EF6">
          <w:rPr>
            <w:rFonts w:ascii="Georgia" w:hAnsi="Georgia"/>
            <w:sz w:val="22"/>
            <w:szCs w:val="22"/>
          </w:rPr>
          <w:delText xml:space="preserve">both pelagic and non-pelagic </w:delText>
        </w:r>
        <w:r w:rsidRPr="00AC7417" w:rsidDel="00B95EF6">
          <w:rPr>
            <w:rFonts w:ascii="Georgia" w:hAnsi="Georgia"/>
            <w:sz w:val="22"/>
            <w:szCs w:val="22"/>
          </w:rPr>
          <w:delText xml:space="preserve">trawl gear. Specifically, </w:delText>
        </w:r>
      </w:del>
      <w:r w:rsidRPr="00AC7417">
        <w:rPr>
          <w:rFonts w:ascii="Georgia" w:hAnsi="Georgia"/>
          <w:sz w:val="22"/>
          <w:szCs w:val="22"/>
        </w:rPr>
        <w:t>we were interested in where and when the likelihood</w:t>
      </w:r>
      <w:r w:rsidR="00EB3B3D" w:rsidRPr="00AC7417">
        <w:rPr>
          <w:rFonts w:ascii="Georgia" w:hAnsi="Georgia"/>
          <w:sz w:val="22"/>
          <w:szCs w:val="22"/>
        </w:rPr>
        <w:t xml:space="preserve"> of Chinook salmon occupying the deepest depth present at a given point in </w:t>
      </w:r>
      <w:r w:rsidR="00EB3B3D" w:rsidRPr="00AC7417">
        <w:rPr>
          <w:rFonts w:ascii="Georgia" w:hAnsi="Georgia"/>
          <w:sz w:val="22"/>
          <w:szCs w:val="22"/>
        </w:rPr>
        <w:lastRenderedPageBreak/>
        <w:t>space</w:t>
      </w:r>
      <w:ins w:id="281" w:author="Marcel Gietzmann-Sanders" w:date="2026-02-05T07:57:00Z" w16du:dateUtc="2026-02-05T12:57:00Z">
        <w:r w:rsidR="00B95EF6">
          <w:rPr>
            <w:rFonts w:ascii="Georgia" w:hAnsi="Georgia"/>
            <w:sz w:val="22"/>
            <w:szCs w:val="22"/>
          </w:rPr>
          <w:t xml:space="preserve">, </w:t>
        </w:r>
        <w:r w:rsidR="00B95EF6">
          <w:rPr>
            <w:rFonts w:ascii="Georgia" w:hAnsi="Georgia"/>
            <w:sz w:val="22"/>
            <w:szCs w:val="22"/>
          </w:rPr>
          <w:t>i.e.,</w:t>
        </w:r>
        <w:r w:rsidR="00B95EF6" w:rsidRPr="00AC7417">
          <w:rPr>
            <w:rFonts w:ascii="Georgia" w:hAnsi="Georgia"/>
            <w:sz w:val="22"/>
            <w:szCs w:val="22"/>
          </w:rPr>
          <w:t xml:space="preserve"> the portion of the water column often occupied by both pelagic and non-pelagic trawl gear</w:t>
        </w:r>
        <w:r w:rsidR="00B95EF6">
          <w:rPr>
            <w:rFonts w:ascii="Georgia" w:hAnsi="Georgia"/>
            <w:sz w:val="22"/>
            <w:szCs w:val="22"/>
          </w:rPr>
          <w:t>.</w:t>
        </w:r>
        <w:r w:rsidR="00B95EF6" w:rsidRPr="00AC7417">
          <w:rPr>
            <w:rFonts w:ascii="Georgia" w:hAnsi="Georgia"/>
            <w:sz w:val="22"/>
            <w:szCs w:val="22"/>
          </w:rPr>
          <w:t xml:space="preserve"> </w:t>
        </w:r>
      </w:ins>
      <w:ins w:id="282" w:author="Marcel Gietzmann-Sanders" w:date="2026-02-05T07:58:00Z" w16du:dateUtc="2026-02-05T12:58:00Z">
        <w:r w:rsidR="009C0459">
          <w:rPr>
            <w:rFonts w:ascii="Georgia" w:hAnsi="Georgia"/>
            <w:sz w:val="22"/>
            <w:szCs w:val="22"/>
          </w:rPr>
          <w:t>Specifically,</w:t>
        </w:r>
      </w:ins>
      <w:ins w:id="283" w:author="Marcel Gietzmann-Sanders" w:date="2026-02-05T07:57:00Z" w16du:dateUtc="2026-02-05T12:57:00Z">
        <w:r w:rsidR="00B95EF6">
          <w:rPr>
            <w:rFonts w:ascii="Georgia" w:hAnsi="Georgia"/>
            <w:sz w:val="22"/>
            <w:szCs w:val="22"/>
          </w:rPr>
          <w:t xml:space="preserve"> where those likelihoods</w:t>
        </w:r>
      </w:ins>
      <w:r w:rsidRPr="00AC7417">
        <w:rPr>
          <w:rFonts w:ascii="Georgia" w:hAnsi="Georgia"/>
          <w:sz w:val="22"/>
          <w:szCs w:val="22"/>
        </w:rPr>
        <w:t xml:space="preserve"> were minimized </w:t>
      </w:r>
      <w:r w:rsidR="006B4796" w:rsidRPr="00AC7417">
        <w:rPr>
          <w:rFonts w:ascii="Georgia" w:hAnsi="Georgia"/>
          <w:sz w:val="22"/>
          <w:szCs w:val="22"/>
        </w:rPr>
        <w:t xml:space="preserve">over </w:t>
      </w:r>
      <w:r w:rsidRPr="00AC7417">
        <w:rPr>
          <w:rFonts w:ascii="Georgia" w:hAnsi="Georgia"/>
          <w:sz w:val="22"/>
          <w:szCs w:val="22"/>
        </w:rPr>
        <w:t xml:space="preserve">time. </w:t>
      </w:r>
    </w:p>
    <w:p w14:paraId="4F29CDB7" w14:textId="3D4695A4" w:rsidR="00DE61C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The </w:t>
      </w:r>
      <w:del w:id="284" w:author="Marcel Gietzmann-Sanders" w:date="2026-02-05T07:49:00Z" w16du:dateUtc="2026-02-05T12:49:00Z">
        <w:r w:rsidRPr="00AC7417" w:rsidDel="00B95EF6">
          <w:rPr>
            <w:rFonts w:ascii="Georgia" w:hAnsi="Georgia"/>
            <w:sz w:val="22"/>
            <w:szCs w:val="22"/>
          </w:rPr>
          <w:delText xml:space="preserve">minimum </w:delText>
        </w:r>
      </w:del>
      <w:ins w:id="285" w:author="Marcel Gietzmann-Sanders" w:date="2026-02-05T07:49:00Z" w16du:dateUtc="2026-02-05T12:49:00Z">
        <w:r w:rsidR="00B95EF6">
          <w:rPr>
            <w:rFonts w:ascii="Georgia" w:hAnsi="Georgia"/>
            <w:sz w:val="22"/>
            <w:szCs w:val="22"/>
          </w:rPr>
          <w:t>5</w:t>
        </w:r>
        <w:r w:rsidR="00B95EF6" w:rsidRPr="00B95EF6">
          <w:rPr>
            <w:rFonts w:ascii="Georgia" w:hAnsi="Georgia"/>
            <w:sz w:val="22"/>
            <w:szCs w:val="22"/>
            <w:vertAlign w:val="superscript"/>
            <w:rPrChange w:id="286" w:author="Marcel Gietzmann-Sanders" w:date="2026-02-05T07:49:00Z" w16du:dateUtc="2026-02-05T12:49:00Z">
              <w:rPr>
                <w:rFonts w:ascii="Georgia" w:hAnsi="Georgia"/>
                <w:sz w:val="22"/>
                <w:szCs w:val="22"/>
              </w:rPr>
            </w:rPrChange>
          </w:rPr>
          <w:t>th</w:t>
        </w:r>
        <w:r w:rsidR="00B95EF6">
          <w:rPr>
            <w:rFonts w:ascii="Georgia" w:hAnsi="Georgia"/>
            <w:sz w:val="22"/>
            <w:szCs w:val="22"/>
          </w:rPr>
          <w:t xml:space="preserve"> percentile</w:t>
        </w:r>
        <w:r w:rsidR="00B95EF6" w:rsidRPr="00AC7417">
          <w:rPr>
            <w:rFonts w:ascii="Georgia" w:hAnsi="Georgia"/>
            <w:sz w:val="22"/>
            <w:szCs w:val="22"/>
          </w:rPr>
          <w:t xml:space="preserve"> </w:t>
        </w:r>
      </w:ins>
      <w:r w:rsidRPr="00AC7417">
        <w:rPr>
          <w:rFonts w:ascii="Georgia" w:hAnsi="Georgia"/>
          <w:sz w:val="22"/>
          <w:szCs w:val="22"/>
        </w:rPr>
        <w:t xml:space="preserve">predicted likelihood of occupancy in the deepest bin varied across space and season (Figure </w:t>
      </w:r>
      <w:r w:rsidR="00C15ACE" w:rsidRPr="00AC7417">
        <w:rPr>
          <w:rFonts w:ascii="Georgia" w:hAnsi="Georgia"/>
          <w:sz w:val="22"/>
          <w:szCs w:val="22"/>
        </w:rPr>
        <w:t>6</w:t>
      </w:r>
      <w:r w:rsidRPr="00AC7417">
        <w:rPr>
          <w:rFonts w:ascii="Georgia" w:hAnsi="Georgia"/>
          <w:sz w:val="22"/>
          <w:szCs w:val="22"/>
        </w:rPr>
        <w:t>). In February</w:t>
      </w:r>
      <w:r w:rsidR="008167C8" w:rsidRPr="00AC7417">
        <w:rPr>
          <w:rFonts w:ascii="Georgia" w:hAnsi="Georgia"/>
          <w:sz w:val="22"/>
          <w:szCs w:val="22"/>
        </w:rPr>
        <w:t xml:space="preserve"> (example month </w:t>
      </w:r>
      <w:r w:rsidR="00F163E7">
        <w:rPr>
          <w:rFonts w:ascii="Georgia" w:hAnsi="Georgia"/>
          <w:sz w:val="22"/>
          <w:szCs w:val="22"/>
        </w:rPr>
        <w:t>representing</w:t>
      </w:r>
      <w:r w:rsidR="008167C8" w:rsidRPr="00AC7417">
        <w:rPr>
          <w:rFonts w:ascii="Georgia" w:hAnsi="Georgia"/>
          <w:sz w:val="22"/>
          <w:szCs w:val="22"/>
        </w:rPr>
        <w:t xml:space="preserve"> winter)</w:t>
      </w:r>
      <w:r w:rsidRPr="00AC7417">
        <w:rPr>
          <w:rFonts w:ascii="Georgia" w:hAnsi="Georgia"/>
          <w:sz w:val="22"/>
          <w:szCs w:val="22"/>
        </w:rPr>
        <w:t xml:space="preserve">, the </w:t>
      </w:r>
      <w:ins w:id="287" w:author="Marcel Gietzmann-Sanders" w:date="2026-02-05T07:49:00Z" w16du:dateUtc="2026-02-05T12:49:00Z">
        <w:r w:rsidR="00B95EF6">
          <w:rPr>
            <w:rFonts w:ascii="Georgia" w:hAnsi="Georgia"/>
            <w:sz w:val="22"/>
            <w:szCs w:val="22"/>
          </w:rPr>
          <w:t>5</w:t>
        </w:r>
        <w:r w:rsidR="00B95EF6" w:rsidRPr="0032389A">
          <w:rPr>
            <w:rFonts w:ascii="Georgia" w:hAnsi="Georgia"/>
            <w:sz w:val="22"/>
            <w:szCs w:val="22"/>
            <w:vertAlign w:val="superscript"/>
          </w:rPr>
          <w:t>th</w:t>
        </w:r>
        <w:r w:rsidR="00B95EF6">
          <w:rPr>
            <w:rFonts w:ascii="Georgia" w:hAnsi="Georgia"/>
            <w:sz w:val="22"/>
            <w:szCs w:val="22"/>
          </w:rPr>
          <w:t xml:space="preserve"> percentile</w:t>
        </w:r>
        <w:r w:rsidR="00B95EF6" w:rsidRPr="00AC7417">
          <w:rPr>
            <w:rFonts w:ascii="Georgia" w:hAnsi="Georgia"/>
            <w:sz w:val="22"/>
            <w:szCs w:val="22"/>
          </w:rPr>
          <w:t xml:space="preserve"> </w:t>
        </w:r>
      </w:ins>
      <w:del w:id="288" w:author="Marcel Gietzmann-Sanders" w:date="2026-02-05T07:49:00Z" w16du:dateUtc="2026-02-05T12:49:00Z">
        <w:r w:rsidRPr="00AC7417" w:rsidDel="00B95EF6">
          <w:rPr>
            <w:rFonts w:ascii="Georgia" w:hAnsi="Georgia"/>
            <w:sz w:val="22"/>
            <w:szCs w:val="22"/>
          </w:rPr>
          <w:delText xml:space="preserve">lowest </w:delText>
        </w:r>
      </w:del>
      <w:r w:rsidRPr="00AC7417">
        <w:rPr>
          <w:rFonts w:ascii="Georgia" w:hAnsi="Georgia"/>
          <w:sz w:val="22"/>
          <w:szCs w:val="22"/>
        </w:rPr>
        <w:t>likelihood</w:t>
      </w:r>
      <w:r w:rsidR="006802AA" w:rsidRPr="00AC7417">
        <w:rPr>
          <w:rFonts w:ascii="Georgia" w:hAnsi="Georgia"/>
          <w:sz w:val="22"/>
          <w:szCs w:val="22"/>
        </w:rPr>
        <w:t xml:space="preserve"> of Chinook salmon occupying the deepest bin</w:t>
      </w:r>
      <w:r w:rsidRPr="00AC7417">
        <w:rPr>
          <w:rFonts w:ascii="Georgia" w:hAnsi="Georgia"/>
          <w:sz w:val="22"/>
          <w:szCs w:val="22"/>
        </w:rPr>
        <w:t xml:space="preserve"> occurred along the shelf edge, where they dropped below 1%. Across the shelf, these values varied considerably, with neighboring cells often differing by 10% or more. In August</w:t>
      </w:r>
      <w:r w:rsidR="008167C8" w:rsidRPr="00AC7417">
        <w:rPr>
          <w:rFonts w:ascii="Georgia" w:hAnsi="Georgia"/>
          <w:sz w:val="22"/>
          <w:szCs w:val="22"/>
        </w:rPr>
        <w:t xml:space="preserve"> (example month </w:t>
      </w:r>
      <w:r w:rsidR="00F163E7">
        <w:rPr>
          <w:rFonts w:ascii="Georgia" w:hAnsi="Georgia"/>
          <w:sz w:val="22"/>
          <w:szCs w:val="22"/>
        </w:rPr>
        <w:t>representing</w:t>
      </w:r>
      <w:r w:rsidR="008167C8" w:rsidRPr="00AC7417">
        <w:rPr>
          <w:rFonts w:ascii="Georgia" w:hAnsi="Georgia"/>
          <w:sz w:val="22"/>
          <w:szCs w:val="22"/>
        </w:rPr>
        <w:t xml:space="preserve"> summer)</w:t>
      </w:r>
      <w:r w:rsidRPr="00AC7417">
        <w:rPr>
          <w:rFonts w:ascii="Georgia" w:hAnsi="Georgia"/>
          <w:sz w:val="22"/>
          <w:szCs w:val="22"/>
        </w:rPr>
        <w:t xml:space="preserve">, </w:t>
      </w:r>
      <w:ins w:id="289" w:author="Marcel Gietzmann-Sanders" w:date="2026-02-05T07:49:00Z" w16du:dateUtc="2026-02-05T12:49:00Z">
        <w:r w:rsidR="00B95EF6">
          <w:rPr>
            <w:rFonts w:ascii="Georgia" w:hAnsi="Georgia"/>
            <w:sz w:val="22"/>
            <w:szCs w:val="22"/>
          </w:rPr>
          <w:t>5</w:t>
        </w:r>
        <w:r w:rsidR="00B95EF6" w:rsidRPr="0032389A">
          <w:rPr>
            <w:rFonts w:ascii="Georgia" w:hAnsi="Georgia"/>
            <w:sz w:val="22"/>
            <w:szCs w:val="22"/>
            <w:vertAlign w:val="superscript"/>
          </w:rPr>
          <w:t>th</w:t>
        </w:r>
        <w:r w:rsidR="00B95EF6">
          <w:rPr>
            <w:rFonts w:ascii="Georgia" w:hAnsi="Georgia"/>
            <w:sz w:val="22"/>
            <w:szCs w:val="22"/>
          </w:rPr>
          <w:t xml:space="preserve"> percentile</w:t>
        </w:r>
        <w:r w:rsidR="00B95EF6" w:rsidRPr="00AC7417">
          <w:rPr>
            <w:rFonts w:ascii="Georgia" w:hAnsi="Georgia"/>
            <w:sz w:val="22"/>
            <w:szCs w:val="22"/>
          </w:rPr>
          <w:t xml:space="preserve"> </w:t>
        </w:r>
      </w:ins>
      <w:del w:id="290" w:author="Marcel Gietzmann-Sanders" w:date="2026-02-05T07:49:00Z" w16du:dateUtc="2026-02-05T12:49:00Z">
        <w:r w:rsidRPr="00AC7417" w:rsidDel="00B95EF6">
          <w:rPr>
            <w:rFonts w:ascii="Georgia" w:hAnsi="Georgia"/>
            <w:sz w:val="22"/>
            <w:szCs w:val="22"/>
          </w:rPr>
          <w:delText xml:space="preserve">minimum </w:delText>
        </w:r>
      </w:del>
      <w:r w:rsidRPr="00AC7417">
        <w:rPr>
          <w:rFonts w:ascii="Georgia" w:hAnsi="Georgia"/>
          <w:sz w:val="22"/>
          <w:szCs w:val="22"/>
        </w:rPr>
        <w:t xml:space="preserve">likelihoods remained low (&lt;1%) except for several persistent hotspots that were shared with February. One such hotspot, located just west of Kodiak, showed a </w:t>
      </w:r>
      <w:ins w:id="291" w:author="Marcel Gietzmann-Sanders" w:date="2026-02-05T07:49:00Z" w16du:dateUtc="2026-02-05T12:49:00Z">
        <w:r w:rsidR="00B95EF6">
          <w:rPr>
            <w:rFonts w:ascii="Georgia" w:hAnsi="Georgia"/>
            <w:sz w:val="22"/>
            <w:szCs w:val="22"/>
          </w:rPr>
          <w:t>5</w:t>
        </w:r>
        <w:r w:rsidR="00B95EF6" w:rsidRPr="0032389A">
          <w:rPr>
            <w:rFonts w:ascii="Georgia" w:hAnsi="Georgia"/>
            <w:sz w:val="22"/>
            <w:szCs w:val="22"/>
            <w:vertAlign w:val="superscript"/>
          </w:rPr>
          <w:t>th</w:t>
        </w:r>
        <w:r w:rsidR="00B95EF6">
          <w:rPr>
            <w:rFonts w:ascii="Georgia" w:hAnsi="Georgia"/>
            <w:sz w:val="22"/>
            <w:szCs w:val="22"/>
          </w:rPr>
          <w:t xml:space="preserve"> percentile</w:t>
        </w:r>
        <w:r w:rsidR="00B95EF6" w:rsidRPr="00AC7417">
          <w:rPr>
            <w:rFonts w:ascii="Georgia" w:hAnsi="Georgia"/>
            <w:sz w:val="22"/>
            <w:szCs w:val="22"/>
          </w:rPr>
          <w:t xml:space="preserve"> </w:t>
        </w:r>
      </w:ins>
      <w:del w:id="292" w:author="Marcel Gietzmann-Sanders" w:date="2026-02-05T07:49:00Z" w16du:dateUtc="2026-02-05T12:49:00Z">
        <w:r w:rsidRPr="00AC7417" w:rsidDel="00B95EF6">
          <w:rPr>
            <w:rFonts w:ascii="Georgia" w:hAnsi="Georgia"/>
            <w:sz w:val="22"/>
            <w:szCs w:val="22"/>
          </w:rPr>
          <w:delText xml:space="preserve">minimum </w:delText>
        </w:r>
      </w:del>
      <w:r w:rsidRPr="00AC7417">
        <w:rPr>
          <w:rFonts w:ascii="Georgia" w:hAnsi="Georgia"/>
          <w:sz w:val="22"/>
          <w:szCs w:val="22"/>
        </w:rPr>
        <w:t>likelihood of 15%, roughly three times higher than the surrounding areas.</w:t>
      </w:r>
    </w:p>
    <w:p w14:paraId="61F5A3FE" w14:textId="77777777" w:rsidR="00887206" w:rsidRPr="00AC7417" w:rsidRDefault="00887206" w:rsidP="00887206">
      <w:pPr>
        <w:spacing w:line="480" w:lineRule="auto"/>
        <w:rPr>
          <w:rFonts w:ascii="Georgia" w:hAnsi="Georgia"/>
          <w:sz w:val="22"/>
          <w:szCs w:val="22"/>
        </w:rPr>
      </w:pPr>
      <w:r w:rsidRPr="00AC7417">
        <w:rPr>
          <w:rFonts w:ascii="Georgia" w:hAnsi="Georgia"/>
          <w:noProof/>
          <w:sz w:val="22"/>
          <w:szCs w:val="22"/>
        </w:rPr>
        <w:drawing>
          <wp:inline distT="0" distB="0" distL="0" distR="0" wp14:anchorId="6C51FDC4" wp14:editId="208127AA">
            <wp:extent cx="5943600" cy="2228850"/>
            <wp:effectExtent l="0" t="0" r="0" b="6350"/>
            <wp:docPr id="1660990614" name="Picture 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90614" name="Picture 5" descr="A screenshot of a ma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27A12696" w14:textId="3E06145E"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t>Figure 6:</w:t>
      </w:r>
      <w:r w:rsidRPr="00AC7417">
        <w:rPr>
          <w:rFonts w:ascii="Georgia" w:hAnsi="Georgia"/>
          <w:sz w:val="22"/>
          <w:szCs w:val="22"/>
        </w:rPr>
        <w:t xml:space="preserve"> </w:t>
      </w:r>
      <w:r w:rsidRPr="00AC7417">
        <w:rPr>
          <w:rFonts w:ascii="Georgia" w:hAnsi="Georgia"/>
          <w:b/>
          <w:bCs/>
          <w:sz w:val="22"/>
          <w:szCs w:val="22"/>
        </w:rPr>
        <w:t xml:space="preserve">Spatial Distribution of </w:t>
      </w:r>
      <w:ins w:id="293" w:author="Marcel Gietzmann-Sanders" w:date="2026-02-05T07:50:00Z" w16du:dateUtc="2026-02-05T12:50:00Z">
        <w:r w:rsidR="00B95EF6">
          <w:rPr>
            <w:rFonts w:ascii="Georgia" w:hAnsi="Georgia"/>
            <w:sz w:val="22"/>
            <w:szCs w:val="22"/>
          </w:rPr>
          <w:t>5</w:t>
        </w:r>
        <w:r w:rsidR="00B95EF6" w:rsidRPr="0032389A">
          <w:rPr>
            <w:rFonts w:ascii="Georgia" w:hAnsi="Georgia"/>
            <w:sz w:val="22"/>
            <w:szCs w:val="22"/>
            <w:vertAlign w:val="superscript"/>
          </w:rPr>
          <w:t>th</w:t>
        </w:r>
        <w:r w:rsidR="00B95EF6">
          <w:rPr>
            <w:rFonts w:ascii="Georgia" w:hAnsi="Georgia"/>
            <w:sz w:val="22"/>
            <w:szCs w:val="22"/>
          </w:rPr>
          <w:t xml:space="preserve"> </w:t>
        </w:r>
        <w:r w:rsidR="00B95EF6">
          <w:rPr>
            <w:rFonts w:ascii="Georgia" w:hAnsi="Georgia"/>
            <w:sz w:val="22"/>
            <w:szCs w:val="22"/>
          </w:rPr>
          <w:t>P</w:t>
        </w:r>
        <w:r w:rsidR="00B95EF6">
          <w:rPr>
            <w:rFonts w:ascii="Georgia" w:hAnsi="Georgia"/>
            <w:sz w:val="22"/>
            <w:szCs w:val="22"/>
          </w:rPr>
          <w:t>ercentile</w:t>
        </w:r>
        <w:r w:rsidR="00B95EF6" w:rsidRPr="00AC7417">
          <w:rPr>
            <w:rFonts w:ascii="Georgia" w:hAnsi="Georgia"/>
            <w:sz w:val="22"/>
            <w:szCs w:val="22"/>
          </w:rPr>
          <w:t xml:space="preserve"> </w:t>
        </w:r>
      </w:ins>
      <w:del w:id="294" w:author="Marcel Gietzmann-Sanders" w:date="2026-02-05T07:50:00Z" w16du:dateUtc="2026-02-05T12:50:00Z">
        <w:r w:rsidRPr="00AC7417" w:rsidDel="00B95EF6">
          <w:rPr>
            <w:rFonts w:ascii="Georgia" w:hAnsi="Georgia"/>
            <w:b/>
            <w:bCs/>
            <w:sz w:val="22"/>
            <w:szCs w:val="22"/>
          </w:rPr>
          <w:delText xml:space="preserve">Minimum </w:delText>
        </w:r>
      </w:del>
      <w:r w:rsidRPr="00AC7417">
        <w:rPr>
          <w:rFonts w:ascii="Georgia" w:hAnsi="Georgia"/>
          <w:b/>
          <w:bCs/>
          <w:sz w:val="22"/>
          <w:szCs w:val="22"/>
        </w:rPr>
        <w:t xml:space="preserve">Likelihood. </w:t>
      </w:r>
      <w:ins w:id="295" w:author="Marcel Gietzmann-Sanders" w:date="2026-02-05T07:49:00Z" w16du:dateUtc="2026-02-05T12:49:00Z">
        <w:r w:rsidR="00B95EF6">
          <w:rPr>
            <w:rFonts w:ascii="Georgia" w:hAnsi="Georgia"/>
            <w:sz w:val="22"/>
            <w:szCs w:val="22"/>
          </w:rPr>
          <w:t>5</w:t>
        </w:r>
        <w:r w:rsidR="00B95EF6" w:rsidRPr="0032389A">
          <w:rPr>
            <w:rFonts w:ascii="Georgia" w:hAnsi="Georgia"/>
            <w:sz w:val="22"/>
            <w:szCs w:val="22"/>
            <w:vertAlign w:val="superscript"/>
          </w:rPr>
          <w:t>th</w:t>
        </w:r>
        <w:r w:rsidR="00B95EF6">
          <w:rPr>
            <w:rFonts w:ascii="Georgia" w:hAnsi="Georgia"/>
            <w:sz w:val="22"/>
            <w:szCs w:val="22"/>
          </w:rPr>
          <w:t xml:space="preserve"> percentile</w:t>
        </w:r>
        <w:r w:rsidR="00B95EF6" w:rsidRPr="00AC7417">
          <w:rPr>
            <w:rFonts w:ascii="Georgia" w:hAnsi="Georgia"/>
            <w:sz w:val="22"/>
            <w:szCs w:val="22"/>
          </w:rPr>
          <w:t xml:space="preserve"> </w:t>
        </w:r>
      </w:ins>
      <w:del w:id="296" w:author="Marcel Gietzmann-Sanders" w:date="2026-02-05T07:49:00Z" w16du:dateUtc="2026-02-05T12:49:00Z">
        <w:r w:rsidRPr="00AC7417" w:rsidDel="00B95EF6">
          <w:rPr>
            <w:rFonts w:ascii="Georgia" w:hAnsi="Georgia"/>
            <w:sz w:val="22"/>
            <w:szCs w:val="22"/>
          </w:rPr>
          <w:delText xml:space="preserve">Minimum </w:delText>
        </w:r>
      </w:del>
      <w:r w:rsidRPr="00AC7417">
        <w:rPr>
          <w:rFonts w:ascii="Georgia" w:hAnsi="Georgia"/>
          <w:sz w:val="22"/>
          <w:szCs w:val="22"/>
        </w:rPr>
        <w:t xml:space="preserve">likelihood of Chinook salmon occupancy in the deepest bin over each hour in the months of February (left) and August (right) as predicted by our deep learning model. </w:t>
      </w:r>
      <w:ins w:id="297" w:author="Marcel Gietzmann-Sanders" w:date="2026-02-05T08:28:00Z" w16du:dateUtc="2026-02-05T13:28:00Z">
        <w:r w:rsidR="003978EF">
          <w:rPr>
            <w:rFonts w:ascii="Georgia" w:hAnsi="Georgia"/>
            <w:sz w:val="22"/>
            <w:szCs w:val="22"/>
          </w:rPr>
          <w:t xml:space="preserve">Employed </w:t>
        </w:r>
      </w:ins>
      <w:ins w:id="298" w:author="Marcel Gietzmann-Sanders" w:date="2026-02-05T08:27:00Z" w16du:dateUtc="2026-02-05T13:27:00Z">
        <w:r w:rsidR="003978EF">
          <w:rPr>
            <w:rFonts w:ascii="Georgia" w:hAnsi="Georgia"/>
            <w:sz w:val="22"/>
            <w:szCs w:val="22"/>
          </w:rPr>
          <w:t>Uber</w:t>
        </w:r>
      </w:ins>
      <w:ins w:id="299" w:author="Marcel Gietzmann-Sanders" w:date="2026-02-05T08:28:00Z" w16du:dateUtc="2026-02-05T13:28:00Z">
        <w:r w:rsidR="003978EF">
          <w:rPr>
            <w:rFonts w:ascii="Georgia" w:hAnsi="Georgia"/>
            <w:sz w:val="22"/>
            <w:szCs w:val="22"/>
          </w:rPr>
          <w:t xml:space="preserve"> H3 resolution 4.</w:t>
        </w:r>
      </w:ins>
    </w:p>
    <w:p w14:paraId="24656C3A"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11C5C026" w14:textId="753989FF" w:rsidR="00DE61C7"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The time</w:t>
      </w:r>
      <w:ins w:id="300" w:author="Marcel Gietzmann-Sanders" w:date="2026-02-05T07:51:00Z" w16du:dateUtc="2026-02-05T12:51:00Z">
        <w:r w:rsidR="00B95EF6">
          <w:rPr>
            <w:rFonts w:ascii="Georgia" w:hAnsi="Georgia"/>
            <w:sz w:val="22"/>
            <w:szCs w:val="22"/>
          </w:rPr>
          <w:t>s</w:t>
        </w:r>
      </w:ins>
      <w:r w:rsidRPr="00AC7417">
        <w:rPr>
          <w:rFonts w:ascii="Georgia" w:hAnsi="Georgia"/>
          <w:sz w:val="22"/>
          <w:szCs w:val="22"/>
        </w:rPr>
        <w:t xml:space="preserve"> of day in which Chinook were least likely to be near the seafloor varied across space and season as well (Figure </w:t>
      </w:r>
      <w:r w:rsidR="0036243B" w:rsidRPr="00AC7417">
        <w:rPr>
          <w:rFonts w:ascii="Georgia" w:hAnsi="Georgia"/>
          <w:sz w:val="22"/>
          <w:szCs w:val="22"/>
        </w:rPr>
        <w:t>7</w:t>
      </w:r>
      <w:r w:rsidRPr="00AC7417">
        <w:rPr>
          <w:rFonts w:ascii="Georgia" w:hAnsi="Georgia"/>
          <w:sz w:val="22"/>
          <w:szCs w:val="22"/>
        </w:rPr>
        <w:t xml:space="preserve">). In August, fish had the </w:t>
      </w:r>
      <w:r w:rsidR="006802AA" w:rsidRPr="00AC7417">
        <w:rPr>
          <w:rFonts w:ascii="Georgia" w:hAnsi="Georgia"/>
          <w:sz w:val="22"/>
          <w:szCs w:val="22"/>
        </w:rPr>
        <w:t xml:space="preserve">lowest </w:t>
      </w:r>
      <w:r w:rsidRPr="00AC7417">
        <w:rPr>
          <w:rFonts w:ascii="Georgia" w:hAnsi="Georgia"/>
          <w:sz w:val="22"/>
          <w:szCs w:val="22"/>
        </w:rPr>
        <w:t>probabilit</w:t>
      </w:r>
      <w:ins w:id="301" w:author="Marcel Gietzmann-Sanders" w:date="2026-02-05T07:52:00Z" w16du:dateUtc="2026-02-05T12:52:00Z">
        <w:r w:rsidR="00B95EF6">
          <w:rPr>
            <w:rFonts w:ascii="Georgia" w:hAnsi="Georgia"/>
            <w:sz w:val="22"/>
            <w:szCs w:val="22"/>
          </w:rPr>
          <w:t>ies</w:t>
        </w:r>
      </w:ins>
      <w:del w:id="302" w:author="Marcel Gietzmann-Sanders" w:date="2026-02-05T07:51:00Z" w16du:dateUtc="2026-02-05T12:51:00Z">
        <w:r w:rsidRPr="00AC7417" w:rsidDel="00B95EF6">
          <w:rPr>
            <w:rFonts w:ascii="Georgia" w:hAnsi="Georgia"/>
            <w:sz w:val="22"/>
            <w:szCs w:val="22"/>
          </w:rPr>
          <w:delText>y</w:delText>
        </w:r>
      </w:del>
      <w:r w:rsidRPr="00AC7417">
        <w:rPr>
          <w:rFonts w:ascii="Georgia" w:hAnsi="Georgia"/>
          <w:sz w:val="22"/>
          <w:szCs w:val="22"/>
        </w:rPr>
        <w:t xml:space="preserve"> of being near the seafloor at </w:t>
      </w:r>
      <w:r w:rsidRPr="00AC7417">
        <w:rPr>
          <w:rFonts w:ascii="Georgia" w:hAnsi="Georgia"/>
          <w:sz w:val="22"/>
          <w:szCs w:val="22"/>
        </w:rPr>
        <w:lastRenderedPageBreak/>
        <w:t xml:space="preserve">night in nearly all locations, with only one exception. In contrast, February showed much more spatial variation. Along the shelf edge, like in August, Chinook salmon were least likely to be near the seafloor at night. However, on the shelf, depending on which area was considered, fish were most likely to be away from the seafloor at dusk, dawn, or even during the day indicating that diel variation during February depends on location. </w:t>
      </w:r>
    </w:p>
    <w:p w14:paraId="2421068B" w14:textId="77777777" w:rsidR="00887206" w:rsidRPr="00AC7417" w:rsidRDefault="00887206" w:rsidP="00887206">
      <w:pPr>
        <w:spacing w:line="480" w:lineRule="auto"/>
        <w:rPr>
          <w:rFonts w:ascii="Georgia" w:hAnsi="Georgia"/>
          <w:sz w:val="22"/>
          <w:szCs w:val="22"/>
        </w:rPr>
      </w:pPr>
      <w:r w:rsidRPr="00AC7417">
        <w:rPr>
          <w:rFonts w:ascii="Georgia" w:hAnsi="Georgia"/>
          <w:noProof/>
          <w:sz w:val="22"/>
          <w:szCs w:val="22"/>
        </w:rPr>
        <w:drawing>
          <wp:inline distT="0" distB="0" distL="0" distR="0" wp14:anchorId="2C8063B4" wp14:editId="547DC5CF">
            <wp:extent cx="5943600" cy="2228850"/>
            <wp:effectExtent l="0" t="0" r="0" b="6350"/>
            <wp:docPr id="726832511" name="Picture 6"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2511" name="Picture 6" descr="A screenshot of a map&#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2204C82E" w14:textId="4A1AC894"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t xml:space="preserve">Figure 7: Time of Day Minimization. </w:t>
      </w:r>
      <w:r w:rsidRPr="00AC7417">
        <w:rPr>
          <w:rFonts w:ascii="Georgia" w:hAnsi="Georgia"/>
          <w:sz w:val="22"/>
          <w:szCs w:val="22"/>
        </w:rPr>
        <w:t xml:space="preserve">Time of day when the predicted likelihood, from our selected model, in the deepest bin for Chinook salmon is </w:t>
      </w:r>
      <w:del w:id="303" w:author="Marcel Gietzmann-Sanders" w:date="2026-02-05T07:52:00Z" w16du:dateUtc="2026-02-05T12:52:00Z">
        <w:r w:rsidRPr="00AC7417" w:rsidDel="00B95EF6">
          <w:rPr>
            <w:rFonts w:ascii="Georgia" w:hAnsi="Georgia"/>
            <w:sz w:val="22"/>
            <w:szCs w:val="22"/>
          </w:rPr>
          <w:delText xml:space="preserve">minimized </w:delText>
        </w:r>
      </w:del>
      <w:ins w:id="304" w:author="Marcel Gietzmann-Sanders" w:date="2026-02-05T07:52:00Z" w16du:dateUtc="2026-02-05T12:52:00Z">
        <w:r w:rsidR="00B95EF6">
          <w:rPr>
            <w:rFonts w:ascii="Georgia" w:hAnsi="Georgia"/>
            <w:sz w:val="22"/>
            <w:szCs w:val="22"/>
          </w:rPr>
          <w:t>below the 5</w:t>
        </w:r>
        <w:r w:rsidR="00B95EF6" w:rsidRPr="00B95EF6">
          <w:rPr>
            <w:rFonts w:ascii="Georgia" w:hAnsi="Georgia"/>
            <w:sz w:val="22"/>
            <w:szCs w:val="22"/>
            <w:vertAlign w:val="superscript"/>
            <w:rPrChange w:id="305" w:author="Marcel Gietzmann-Sanders" w:date="2026-02-05T07:52:00Z" w16du:dateUtc="2026-02-05T12:52:00Z">
              <w:rPr>
                <w:rFonts w:ascii="Georgia" w:hAnsi="Georgia"/>
                <w:sz w:val="22"/>
                <w:szCs w:val="22"/>
              </w:rPr>
            </w:rPrChange>
          </w:rPr>
          <w:t>th</w:t>
        </w:r>
        <w:r w:rsidR="00B95EF6">
          <w:rPr>
            <w:rFonts w:ascii="Georgia" w:hAnsi="Georgia"/>
            <w:sz w:val="22"/>
            <w:szCs w:val="22"/>
          </w:rPr>
          <w:t xml:space="preserve"> percentile</w:t>
        </w:r>
      </w:ins>
      <w:ins w:id="306" w:author="Marcel Gietzmann-Sanders" w:date="2026-02-05T07:53:00Z" w16du:dateUtc="2026-02-05T12:53:00Z">
        <w:r w:rsidR="00B95EF6">
          <w:rPr>
            <w:rFonts w:ascii="Georgia" w:hAnsi="Georgia"/>
            <w:sz w:val="22"/>
            <w:szCs w:val="22"/>
          </w:rPr>
          <w:t xml:space="preserve"> for the locations indicated</w:t>
        </w:r>
      </w:ins>
      <w:ins w:id="307" w:author="Marcel Gietzmann-Sanders" w:date="2026-02-05T07:52:00Z" w16du:dateUtc="2026-02-05T12:52:00Z">
        <w:r w:rsidR="00B95EF6" w:rsidRPr="00AC7417">
          <w:rPr>
            <w:rFonts w:ascii="Georgia" w:hAnsi="Georgia"/>
            <w:sz w:val="22"/>
            <w:szCs w:val="22"/>
          </w:rPr>
          <w:t xml:space="preserve"> </w:t>
        </w:r>
      </w:ins>
      <w:proofErr w:type="gramStart"/>
      <w:r w:rsidRPr="00AC7417">
        <w:rPr>
          <w:rFonts w:ascii="Georgia" w:hAnsi="Georgia"/>
          <w:sz w:val="22"/>
          <w:szCs w:val="22"/>
        </w:rPr>
        <w:t>on</w:t>
      </w:r>
      <w:proofErr w:type="gramEnd"/>
      <w:r w:rsidRPr="00AC7417">
        <w:rPr>
          <w:rFonts w:ascii="Georgia" w:hAnsi="Georgia"/>
          <w:sz w:val="22"/>
          <w:szCs w:val="22"/>
        </w:rPr>
        <w:t xml:space="preserve"> February (left) and August (right) 15. Negative values indicate nighttime whereas positive values indicate daytime. </w:t>
      </w:r>
      <w:ins w:id="308" w:author="Marcel Gietzmann-Sanders" w:date="2026-02-05T08:28:00Z" w16du:dateUtc="2026-02-05T13:28:00Z">
        <w:r w:rsidR="003978EF">
          <w:rPr>
            <w:rFonts w:ascii="Georgia" w:hAnsi="Georgia"/>
            <w:sz w:val="22"/>
            <w:szCs w:val="22"/>
          </w:rPr>
          <w:t>Employed Uber H3 resolution 4.</w:t>
        </w:r>
      </w:ins>
    </w:p>
    <w:p w14:paraId="46E396E7"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00CA7325" w14:textId="410991B5" w:rsidR="00A70514" w:rsidRDefault="00DE61C7" w:rsidP="003069E2">
      <w:pPr>
        <w:spacing w:before="100" w:beforeAutospacing="1" w:after="100" w:afterAutospacing="1" w:line="480" w:lineRule="auto"/>
        <w:jc w:val="both"/>
        <w:rPr>
          <w:rFonts w:ascii="Georgia" w:hAnsi="Georgia"/>
          <w:sz w:val="22"/>
          <w:szCs w:val="22"/>
        </w:rPr>
      </w:pPr>
      <w:r w:rsidRPr="00AC7417">
        <w:rPr>
          <w:rFonts w:ascii="Georgia" w:hAnsi="Georgia"/>
          <w:sz w:val="22"/>
          <w:szCs w:val="22"/>
        </w:rPr>
        <w:t xml:space="preserve">In a specific H3 cell near Chignik (Figure </w:t>
      </w:r>
      <w:r w:rsidR="0036243B" w:rsidRPr="00AC7417">
        <w:rPr>
          <w:rFonts w:ascii="Georgia" w:hAnsi="Georgia"/>
          <w:sz w:val="22"/>
          <w:szCs w:val="22"/>
        </w:rPr>
        <w:t>8</w:t>
      </w:r>
      <w:r w:rsidRPr="00AC7417">
        <w:rPr>
          <w:rFonts w:ascii="Georgia" w:hAnsi="Georgia"/>
          <w:sz w:val="22"/>
          <w:szCs w:val="22"/>
        </w:rPr>
        <w:t>), both depth occupancy and diel variation changed considerably over the year. During winter, Chinook salmon were at greater depths, with ~50% of samples deeper than 25 m. At the same time, diel variability (the difference between maximum and minimum likelihood over the day) decreased during the winter, from nearly 20% in the 100 m depth bin (</w:t>
      </w:r>
      <w:r w:rsidR="00687A05" w:rsidRPr="00AC7417">
        <w:rPr>
          <w:rFonts w:ascii="Georgia" w:hAnsi="Georgia"/>
          <w:sz w:val="22"/>
          <w:szCs w:val="22"/>
        </w:rPr>
        <w:t>near</w:t>
      </w:r>
      <w:r w:rsidRPr="00AC7417">
        <w:rPr>
          <w:rFonts w:ascii="Georgia" w:hAnsi="Georgia"/>
          <w:sz w:val="22"/>
          <w:szCs w:val="22"/>
        </w:rPr>
        <w:t xml:space="preserve"> seafloor) in November to 10% in January. Beginning in March, Chinook salmon shifted toward shallower water, with only ~30% of predicted observations deeper than 25 m by May. Diel variation increased again in July and August reaching ~15% (in the 100m bin). As a </w:t>
      </w:r>
      <w:r w:rsidRPr="00AC7417">
        <w:rPr>
          <w:rFonts w:ascii="Georgia" w:hAnsi="Georgia"/>
          <w:sz w:val="22"/>
          <w:szCs w:val="22"/>
        </w:rPr>
        <w:lastRenderedPageBreak/>
        <w:t>result of this high daily variation in summer as compared to spring, Chinook salmon were most likely to be found near the surface (0-25m) at night during the summer.</w:t>
      </w:r>
    </w:p>
    <w:p w14:paraId="5D8D1EC8" w14:textId="77777777" w:rsidR="00887206" w:rsidRPr="00AC7417" w:rsidRDefault="00887206" w:rsidP="00887206">
      <w:pPr>
        <w:spacing w:line="480" w:lineRule="auto"/>
        <w:rPr>
          <w:rFonts w:ascii="Georgia" w:hAnsi="Georgia"/>
          <w:sz w:val="22"/>
          <w:szCs w:val="22"/>
        </w:rPr>
      </w:pPr>
      <w:r w:rsidRPr="00AC7417">
        <w:rPr>
          <w:rFonts w:ascii="Georgia" w:hAnsi="Georgia"/>
          <w:noProof/>
          <w:sz w:val="22"/>
          <w:szCs w:val="22"/>
        </w:rPr>
        <w:drawing>
          <wp:inline distT="0" distB="0" distL="0" distR="0" wp14:anchorId="5BBDFB6F" wp14:editId="2263BAAD">
            <wp:extent cx="5943600" cy="2377440"/>
            <wp:effectExtent l="0" t="0" r="0" b="0"/>
            <wp:docPr id="1459837380" name="Picture 7" descr="A graph showing the growth of the company's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37380" name="Picture 7" descr="A graph showing the growth of the company's sal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09E2C576" w14:textId="1CB99238" w:rsidR="00887206" w:rsidRPr="00AC7417" w:rsidRDefault="00887206" w:rsidP="00887206">
      <w:pPr>
        <w:spacing w:line="480" w:lineRule="auto"/>
        <w:rPr>
          <w:rFonts w:ascii="Georgia" w:hAnsi="Georgia"/>
          <w:sz w:val="22"/>
          <w:szCs w:val="22"/>
        </w:rPr>
      </w:pPr>
      <w:r w:rsidRPr="00AC7417">
        <w:rPr>
          <w:rFonts w:ascii="Georgia" w:hAnsi="Georgia"/>
          <w:b/>
          <w:bCs/>
          <w:sz w:val="22"/>
          <w:szCs w:val="22"/>
        </w:rPr>
        <w:t xml:space="preserve">Figure </w:t>
      </w:r>
      <w:r>
        <w:rPr>
          <w:rFonts w:ascii="Georgia" w:hAnsi="Georgia"/>
          <w:b/>
          <w:bCs/>
          <w:sz w:val="22"/>
          <w:szCs w:val="22"/>
        </w:rPr>
        <w:t>8</w:t>
      </w:r>
      <w:r w:rsidRPr="00AC7417">
        <w:rPr>
          <w:rFonts w:ascii="Georgia" w:hAnsi="Georgia"/>
          <w:b/>
          <w:bCs/>
          <w:sz w:val="22"/>
          <w:szCs w:val="22"/>
        </w:rPr>
        <w:t xml:space="preserve">: Full Year of Likelihoods </w:t>
      </w:r>
      <w:r w:rsidRPr="00AC7417">
        <w:rPr>
          <w:rFonts w:ascii="Georgia" w:hAnsi="Georgia"/>
          <w:sz w:val="22"/>
          <w:szCs w:val="22"/>
        </w:rPr>
        <w:t xml:space="preserve">Predicted likelihood, using our selected model, of occupancy per depth bin for Chinook salmon across all hours in 2022 for an H3 cell near Chignik, AK. The apparent width of the time series indicates the degree of diel variation at that point in time. </w:t>
      </w:r>
    </w:p>
    <w:p w14:paraId="574A6EE5" w14:textId="77777777" w:rsidR="00887206" w:rsidRPr="00AC7417" w:rsidRDefault="00887206" w:rsidP="003069E2">
      <w:pPr>
        <w:spacing w:before="100" w:beforeAutospacing="1" w:after="100" w:afterAutospacing="1" w:line="480" w:lineRule="auto"/>
        <w:jc w:val="both"/>
        <w:rPr>
          <w:rFonts w:ascii="Georgia" w:hAnsi="Georgia"/>
          <w:sz w:val="22"/>
          <w:szCs w:val="22"/>
        </w:rPr>
      </w:pPr>
    </w:p>
    <w:p w14:paraId="5C6A9715" w14:textId="13E62FF5" w:rsidR="00DE61C7" w:rsidRPr="00AC7417" w:rsidRDefault="00DE61C7" w:rsidP="003069E2">
      <w:pPr>
        <w:spacing w:before="100" w:beforeAutospacing="1" w:after="100" w:afterAutospacing="1" w:line="480" w:lineRule="auto"/>
        <w:jc w:val="both"/>
        <w:rPr>
          <w:rFonts w:ascii="Georgia" w:hAnsi="Georgia"/>
          <w:b/>
          <w:bCs/>
          <w:sz w:val="32"/>
          <w:szCs w:val="32"/>
        </w:rPr>
      </w:pPr>
      <w:r w:rsidRPr="00AC7417">
        <w:rPr>
          <w:rFonts w:ascii="Georgia" w:hAnsi="Georgia"/>
          <w:b/>
          <w:bCs/>
          <w:sz w:val="32"/>
          <w:szCs w:val="32"/>
        </w:rPr>
        <w:t>Discussion</w:t>
      </w:r>
    </w:p>
    <w:p w14:paraId="387C57D1" w14:textId="74660837" w:rsidR="00DE61C7" w:rsidRPr="00AC7417" w:rsidRDefault="00DE61C7" w:rsidP="003069E2">
      <w:pPr>
        <w:spacing w:before="100" w:beforeAutospacing="1" w:after="100" w:afterAutospacing="1" w:line="480" w:lineRule="auto"/>
        <w:jc w:val="both"/>
        <w:rPr>
          <w:rFonts w:ascii="Georgia" w:hAnsi="Georgia"/>
          <w:b/>
          <w:bCs/>
          <w:sz w:val="28"/>
          <w:szCs w:val="28"/>
        </w:rPr>
      </w:pPr>
      <w:r w:rsidRPr="00AC7417">
        <w:rPr>
          <w:rFonts w:ascii="Georgia" w:hAnsi="Georgia"/>
          <w:b/>
          <w:bCs/>
          <w:sz w:val="28"/>
          <w:szCs w:val="28"/>
        </w:rPr>
        <w:t>Chinook Salmon Behavior</w:t>
      </w:r>
    </w:p>
    <w:p w14:paraId="6A3FBFCD" w14:textId="2AFD199A"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Born in freshwater streams that drain into the Pacific </w:t>
      </w:r>
      <w:r w:rsidR="00DF1848" w:rsidRPr="00AC7417">
        <w:rPr>
          <w:rFonts w:ascii="Georgia" w:hAnsi="Georgia"/>
          <w:sz w:val="22"/>
          <w:szCs w:val="22"/>
        </w:rPr>
        <w:t>Ocean</w:t>
      </w:r>
      <w:r w:rsidR="00F163E7">
        <w:rPr>
          <w:rFonts w:ascii="Georgia" w:hAnsi="Georgia"/>
          <w:sz w:val="22"/>
          <w:szCs w:val="22"/>
        </w:rPr>
        <w:t>,</w:t>
      </w:r>
      <w:r w:rsidR="00DF1848" w:rsidRPr="00AC7417">
        <w:rPr>
          <w:rFonts w:ascii="Georgia" w:hAnsi="Georgia"/>
          <w:sz w:val="22"/>
          <w:szCs w:val="22"/>
        </w:rPr>
        <w:t xml:space="preserve"> </w:t>
      </w:r>
      <w:r w:rsidR="00F163E7">
        <w:rPr>
          <w:rFonts w:ascii="Georgia" w:hAnsi="Georgia"/>
          <w:sz w:val="22"/>
          <w:szCs w:val="22"/>
        </w:rPr>
        <w:t>Chinook salmon</w:t>
      </w:r>
      <w:r w:rsidRPr="00AC7417">
        <w:rPr>
          <w:rFonts w:ascii="Georgia" w:hAnsi="Georgia"/>
          <w:sz w:val="22"/>
          <w:szCs w:val="22"/>
        </w:rPr>
        <w:t xml:space="preserve"> then </w:t>
      </w:r>
      <w:r w:rsidR="00DF1848" w:rsidRPr="00AC7417">
        <w:rPr>
          <w:rFonts w:ascii="Georgia" w:hAnsi="Georgia"/>
          <w:sz w:val="22"/>
          <w:szCs w:val="22"/>
        </w:rPr>
        <w:t xml:space="preserve">may </w:t>
      </w:r>
      <w:r w:rsidRPr="00AC7417">
        <w:rPr>
          <w:rFonts w:ascii="Georgia" w:hAnsi="Georgia"/>
          <w:sz w:val="22"/>
          <w:szCs w:val="22"/>
        </w:rPr>
        <w:t xml:space="preserve">travel vast distances - thousands of kilometers – in the ocean, </w:t>
      </w:r>
      <w:r w:rsidR="002327D9" w:rsidRPr="00AC7417">
        <w:rPr>
          <w:rFonts w:ascii="Georgia" w:hAnsi="Georgia"/>
          <w:sz w:val="22"/>
          <w:szCs w:val="22"/>
        </w:rPr>
        <w:t xml:space="preserve">with many stocks occurring throughout this species’ US west coast range, spending </w:t>
      </w:r>
      <w:r w:rsidRPr="00AC7417">
        <w:rPr>
          <w:rFonts w:ascii="Georgia" w:hAnsi="Georgia"/>
          <w:sz w:val="22"/>
          <w:szCs w:val="22"/>
        </w:rPr>
        <w:t>considerable time</w:t>
      </w:r>
      <w:r w:rsidR="002327D9" w:rsidRPr="00AC7417">
        <w:rPr>
          <w:rFonts w:ascii="Georgia" w:hAnsi="Georgia"/>
          <w:sz w:val="22"/>
          <w:szCs w:val="22"/>
        </w:rPr>
        <w:t xml:space="preserve"> (1-5 years)</w:t>
      </w:r>
      <w:r w:rsidRPr="00AC7417">
        <w:rPr>
          <w:rFonts w:ascii="Georgia" w:hAnsi="Georgia"/>
          <w:sz w:val="22"/>
          <w:szCs w:val="22"/>
        </w:rPr>
        <w:t xml:space="preserve"> in the Gulf of Alaska. Here they remain until they mature and make the journey back to their natal rivers to spawn and then die</w:t>
      </w:r>
      <w:r w:rsidR="008167C8" w:rsidRPr="00AC7417">
        <w:rPr>
          <w:rFonts w:ascii="Georgia" w:hAnsi="Georgia"/>
          <w:sz w:val="22"/>
          <w:szCs w:val="22"/>
        </w:rPr>
        <w:t xml:space="preserve"> (Quinn, 2018)</w:t>
      </w:r>
      <w:r w:rsidRPr="00AC7417">
        <w:rPr>
          <w:rFonts w:ascii="Georgia" w:hAnsi="Georgia"/>
          <w:sz w:val="22"/>
          <w:szCs w:val="22"/>
        </w:rPr>
        <w:t xml:space="preserve">. By applying probabilistic deep learning to a multiyear tagging dataset, we </w:t>
      </w:r>
      <w:r w:rsidRPr="00AC7417">
        <w:rPr>
          <w:rFonts w:ascii="Georgia" w:hAnsi="Georgia"/>
          <w:sz w:val="22"/>
          <w:szCs w:val="22"/>
        </w:rPr>
        <w:lastRenderedPageBreak/>
        <w:t xml:space="preserve">were able to uncover fine-scale </w:t>
      </w:r>
      <w:r w:rsidR="000318DB" w:rsidRPr="00AC7417">
        <w:rPr>
          <w:rFonts w:ascii="Georgia" w:hAnsi="Georgia"/>
          <w:sz w:val="22"/>
          <w:szCs w:val="22"/>
        </w:rPr>
        <w:t xml:space="preserve">patterns in </w:t>
      </w:r>
      <w:r w:rsidR="00310585" w:rsidRPr="00AC7417">
        <w:rPr>
          <w:rFonts w:ascii="Georgia" w:hAnsi="Georgia"/>
          <w:sz w:val="22"/>
          <w:szCs w:val="22"/>
        </w:rPr>
        <w:t>the depths occupied by</w:t>
      </w:r>
      <w:r w:rsidR="000318DB" w:rsidRPr="00AC7417">
        <w:rPr>
          <w:rFonts w:ascii="Georgia" w:hAnsi="Georgia"/>
          <w:sz w:val="22"/>
          <w:szCs w:val="22"/>
        </w:rPr>
        <w:t xml:space="preserve"> </w:t>
      </w:r>
      <w:r w:rsidRPr="00AC7417">
        <w:rPr>
          <w:rFonts w:ascii="Georgia" w:hAnsi="Georgia"/>
          <w:sz w:val="22"/>
          <w:szCs w:val="22"/>
        </w:rPr>
        <w:t xml:space="preserve">near-mature Chinook salmon in the Gulf of Alaska. </w:t>
      </w:r>
      <w:r w:rsidR="000318DB" w:rsidRPr="00AC7417">
        <w:rPr>
          <w:rFonts w:ascii="Georgia" w:hAnsi="Georgia"/>
          <w:sz w:val="22"/>
          <w:szCs w:val="22"/>
        </w:rPr>
        <w:t xml:space="preserve">Specifically, we found that </w:t>
      </w:r>
      <w:r w:rsidR="00310585" w:rsidRPr="00AC7417">
        <w:rPr>
          <w:rFonts w:ascii="Georgia" w:hAnsi="Georgia"/>
          <w:sz w:val="22"/>
          <w:szCs w:val="22"/>
        </w:rPr>
        <w:t>Chinook salmon appear to demonstrate predictable seasonal</w:t>
      </w:r>
      <w:r w:rsidR="000C4AAC" w:rsidRPr="00AC7417">
        <w:rPr>
          <w:rFonts w:ascii="Georgia" w:hAnsi="Georgia"/>
          <w:sz w:val="22"/>
          <w:szCs w:val="22"/>
        </w:rPr>
        <w:t xml:space="preserve"> patterns in depth occupancy, diel patterns in depth occupancy that vary among seasons, and </w:t>
      </w:r>
      <w:r w:rsidR="00FB367E" w:rsidRPr="00AC7417">
        <w:rPr>
          <w:rFonts w:ascii="Georgia" w:hAnsi="Georgia"/>
          <w:sz w:val="22"/>
          <w:szCs w:val="22"/>
        </w:rPr>
        <w:t xml:space="preserve">that the depths occupied appear to correlate with the salinity of surface </w:t>
      </w:r>
      <w:r w:rsidR="00F163E7" w:rsidRPr="00AC7417">
        <w:rPr>
          <w:rFonts w:ascii="Georgia" w:hAnsi="Georgia"/>
          <w:sz w:val="22"/>
          <w:szCs w:val="22"/>
        </w:rPr>
        <w:t>waters,</w:t>
      </w:r>
      <w:r w:rsidR="00FB367E" w:rsidRPr="00AC7417">
        <w:rPr>
          <w:rFonts w:ascii="Georgia" w:hAnsi="Georgia"/>
          <w:sz w:val="22"/>
          <w:szCs w:val="22"/>
        </w:rPr>
        <w:t xml:space="preserve"> but this pattern depends on season as well</w:t>
      </w:r>
      <w:r w:rsidR="00310585" w:rsidRPr="00AC7417">
        <w:rPr>
          <w:rFonts w:ascii="Georgia" w:hAnsi="Georgia"/>
          <w:sz w:val="22"/>
          <w:szCs w:val="22"/>
        </w:rPr>
        <w:t xml:space="preserve">. </w:t>
      </w:r>
    </w:p>
    <w:p w14:paraId="6E6D5B71" w14:textId="77777777" w:rsidR="00DE61C7" w:rsidRPr="00AC7417" w:rsidRDefault="00DE61C7" w:rsidP="003069E2">
      <w:pPr>
        <w:spacing w:line="480" w:lineRule="auto"/>
        <w:jc w:val="both"/>
        <w:rPr>
          <w:rFonts w:ascii="Georgia" w:hAnsi="Georgia"/>
          <w:sz w:val="22"/>
          <w:szCs w:val="22"/>
        </w:rPr>
      </w:pPr>
    </w:p>
    <w:p w14:paraId="2AAE171B" w14:textId="76261BB0" w:rsidR="00DE61C7" w:rsidRDefault="00FD09A7" w:rsidP="003069E2">
      <w:pPr>
        <w:spacing w:line="480" w:lineRule="auto"/>
        <w:jc w:val="both"/>
        <w:rPr>
          <w:rFonts w:ascii="Georgia" w:hAnsi="Georgia"/>
          <w:sz w:val="22"/>
          <w:szCs w:val="22"/>
        </w:rPr>
      </w:pPr>
      <w:r w:rsidRPr="00AC7417">
        <w:rPr>
          <w:rFonts w:ascii="Georgia" w:hAnsi="Georgia"/>
          <w:sz w:val="22"/>
          <w:szCs w:val="22"/>
        </w:rPr>
        <w:t>Our analyses revealed</w:t>
      </w:r>
      <w:r w:rsidR="00DE61C7" w:rsidRPr="00AC7417">
        <w:rPr>
          <w:rFonts w:ascii="Georgia" w:hAnsi="Georgia"/>
          <w:sz w:val="22"/>
          <w:szCs w:val="22"/>
        </w:rPr>
        <w:t xml:space="preserve"> considerable </w:t>
      </w:r>
      <w:r w:rsidR="00F14674" w:rsidRPr="00AC7417">
        <w:rPr>
          <w:rFonts w:ascii="Georgia" w:hAnsi="Georgia"/>
          <w:sz w:val="22"/>
          <w:szCs w:val="22"/>
        </w:rPr>
        <w:t xml:space="preserve">and predictable </w:t>
      </w:r>
      <w:r w:rsidR="0077510A" w:rsidRPr="00AC7417">
        <w:rPr>
          <w:rFonts w:ascii="Georgia" w:hAnsi="Georgia"/>
          <w:sz w:val="22"/>
          <w:szCs w:val="22"/>
        </w:rPr>
        <w:t xml:space="preserve">seasonal </w:t>
      </w:r>
      <w:r w:rsidR="00DE61C7" w:rsidRPr="00AC7417">
        <w:rPr>
          <w:rFonts w:ascii="Georgia" w:hAnsi="Georgia"/>
          <w:sz w:val="22"/>
          <w:szCs w:val="22"/>
        </w:rPr>
        <w:t xml:space="preserve">variation in Chinook salmon </w:t>
      </w:r>
      <w:r w:rsidR="00FF6EB6" w:rsidRPr="00AC7417">
        <w:rPr>
          <w:rFonts w:ascii="Georgia" w:hAnsi="Georgia"/>
          <w:sz w:val="22"/>
          <w:szCs w:val="22"/>
        </w:rPr>
        <w:t>depth occupancy</w:t>
      </w:r>
      <w:r w:rsidR="00DE61C7" w:rsidRPr="00AC7417">
        <w:rPr>
          <w:rFonts w:ascii="Georgia" w:hAnsi="Georgia"/>
          <w:sz w:val="22"/>
          <w:szCs w:val="22"/>
        </w:rPr>
        <w:t xml:space="preserve">. In parallel with prior research </w:t>
      </w:r>
      <w:ins w:id="309" w:author="Marcel Gietzmann-Sanders" w:date="2026-02-05T10:47:00Z" w16du:dateUtc="2026-02-05T15:47:00Z">
        <w:r w:rsidR="004422D3">
          <w:rPr>
            <w:rFonts w:ascii="Georgia" w:hAnsi="Georgia"/>
            <w:sz w:val="22"/>
            <w:szCs w:val="22"/>
          </w:rPr>
          <w:t>[1</w:t>
        </w:r>
      </w:ins>
      <w:ins w:id="310" w:author="Marcel Gietzmann-Sanders" w:date="2026-02-05T10:49:00Z" w16du:dateUtc="2026-02-05T15:49:00Z">
        <w:r w:rsidR="004422D3">
          <w:rPr>
            <w:rFonts w:ascii="Georgia" w:hAnsi="Georgia"/>
            <w:sz w:val="22"/>
            <w:szCs w:val="22"/>
          </w:rPr>
          <w:t>8</w:t>
        </w:r>
      </w:ins>
      <w:ins w:id="311" w:author="Marcel Gietzmann-Sanders" w:date="2026-02-05T10:47:00Z" w16du:dateUtc="2026-02-05T15:47:00Z">
        <w:r w:rsidR="004422D3">
          <w:rPr>
            <w:rFonts w:ascii="Georgia" w:hAnsi="Georgia"/>
            <w:sz w:val="22"/>
            <w:szCs w:val="22"/>
          </w:rPr>
          <w:t>,</w:t>
        </w:r>
      </w:ins>
      <w:del w:id="312" w:author="Marcel Gietzmann-Sanders" w:date="2026-02-05T10:47:00Z" w16du:dateUtc="2026-02-05T15:47:00Z">
        <w:r w:rsidR="00DE61C7" w:rsidRPr="00AC7417" w:rsidDel="004422D3">
          <w:rPr>
            <w:rFonts w:ascii="Georgia" w:hAnsi="Georgia"/>
            <w:sz w:val="22"/>
            <w:szCs w:val="22"/>
          </w:rPr>
          <w:delText>(Arostegui, 2017)</w:delText>
        </w:r>
      </w:del>
      <w:r w:rsidR="00DE61C7" w:rsidRPr="00AC7417">
        <w:rPr>
          <w:rFonts w:ascii="Georgia" w:hAnsi="Georgia"/>
          <w:sz w:val="22"/>
          <w:szCs w:val="22"/>
        </w:rPr>
        <w:t xml:space="preserve"> (Freshwater, 2024) we identified a pattern of deeper </w:t>
      </w:r>
      <w:r w:rsidR="00FF6EB6" w:rsidRPr="00AC7417">
        <w:rPr>
          <w:rFonts w:ascii="Georgia" w:hAnsi="Georgia"/>
          <w:sz w:val="22"/>
          <w:szCs w:val="22"/>
        </w:rPr>
        <w:t xml:space="preserve">depth </w:t>
      </w:r>
      <w:r w:rsidR="00DE61C7" w:rsidRPr="00AC7417">
        <w:rPr>
          <w:rFonts w:ascii="Georgia" w:hAnsi="Georgia"/>
          <w:sz w:val="22"/>
          <w:szCs w:val="22"/>
        </w:rPr>
        <w:t>occupancy during the fall and winter as compared to spring and summer</w:t>
      </w:r>
      <w:r w:rsidR="00FF6EB6" w:rsidRPr="00AC7417">
        <w:rPr>
          <w:rFonts w:ascii="Georgia" w:hAnsi="Georgia"/>
          <w:sz w:val="22"/>
          <w:szCs w:val="22"/>
        </w:rPr>
        <w:t xml:space="preserve"> seasons</w:t>
      </w:r>
      <w:r w:rsidR="00DE61C7" w:rsidRPr="00AC7417">
        <w:rPr>
          <w:rFonts w:ascii="Georgia" w:hAnsi="Georgia"/>
          <w:sz w:val="22"/>
          <w:szCs w:val="22"/>
        </w:rPr>
        <w:t xml:space="preserve">. However, </w:t>
      </w:r>
      <w:r w:rsidR="00150AAC" w:rsidRPr="00AC7417">
        <w:rPr>
          <w:rFonts w:ascii="Georgia" w:hAnsi="Georgia"/>
          <w:sz w:val="22"/>
          <w:szCs w:val="22"/>
        </w:rPr>
        <w:t>by using day of year instead of a categorical season</w:t>
      </w:r>
      <w:r w:rsidR="00DE61C7" w:rsidRPr="00AC7417">
        <w:rPr>
          <w:rFonts w:ascii="Georgia" w:hAnsi="Georgia"/>
          <w:sz w:val="22"/>
          <w:szCs w:val="22"/>
        </w:rPr>
        <w:t xml:space="preserve"> feature we were able to identify the specific transitions between these two</w:t>
      </w:r>
      <w:r w:rsidR="00FF6EB6" w:rsidRPr="00AC7417">
        <w:rPr>
          <w:rFonts w:ascii="Georgia" w:hAnsi="Georgia"/>
          <w:sz w:val="22"/>
          <w:szCs w:val="22"/>
        </w:rPr>
        <w:t xml:space="preserve"> observed </w:t>
      </w:r>
      <w:r w:rsidR="00DE61C7" w:rsidRPr="00AC7417">
        <w:rPr>
          <w:rFonts w:ascii="Georgia" w:hAnsi="Georgia"/>
          <w:sz w:val="22"/>
          <w:szCs w:val="22"/>
        </w:rPr>
        <w:t>modes</w:t>
      </w:r>
      <w:r w:rsidR="00FF6EB6" w:rsidRPr="00AC7417">
        <w:rPr>
          <w:rFonts w:ascii="Georgia" w:hAnsi="Georgia"/>
          <w:sz w:val="22"/>
          <w:szCs w:val="22"/>
        </w:rPr>
        <w:t xml:space="preserve">, </w:t>
      </w:r>
      <w:proofErr w:type="gramStart"/>
      <w:r w:rsidR="00FF6EB6" w:rsidRPr="00AC7417">
        <w:rPr>
          <w:rFonts w:ascii="Georgia" w:hAnsi="Georgia"/>
          <w:sz w:val="22"/>
          <w:szCs w:val="22"/>
        </w:rPr>
        <w:t>similar to</w:t>
      </w:r>
      <w:proofErr w:type="gramEnd"/>
      <w:r w:rsidR="00FF6EB6" w:rsidRPr="00AC7417">
        <w:rPr>
          <w:rFonts w:ascii="Georgia" w:hAnsi="Georgia"/>
          <w:sz w:val="22"/>
          <w:szCs w:val="22"/>
        </w:rPr>
        <w:t xml:space="preserve"> past research (Freshwater et al. 202</w:t>
      </w:r>
      <w:ins w:id="313" w:author="Marcel Gietzmann-Sanders" w:date="2026-02-05T07:59:00Z" w16du:dateUtc="2026-02-05T12:59:00Z">
        <w:r w:rsidR="009C0459">
          <w:rPr>
            <w:rFonts w:ascii="Georgia" w:hAnsi="Georgia"/>
            <w:sz w:val="22"/>
            <w:szCs w:val="22"/>
          </w:rPr>
          <w:t>4</w:t>
        </w:r>
      </w:ins>
      <w:del w:id="314" w:author="Marcel Gietzmann-Sanders" w:date="2026-02-05T07:59:00Z" w16du:dateUtc="2026-02-05T12:59:00Z">
        <w:r w:rsidR="00FF6EB6" w:rsidRPr="00AC7417" w:rsidDel="009C0459">
          <w:rPr>
            <w:rFonts w:ascii="Georgia" w:hAnsi="Georgia"/>
            <w:sz w:val="22"/>
            <w:szCs w:val="22"/>
          </w:rPr>
          <w:delText>3</w:delText>
        </w:r>
      </w:del>
      <w:r w:rsidR="00FF6EB6" w:rsidRPr="00AC7417">
        <w:rPr>
          <w:rFonts w:ascii="Georgia" w:hAnsi="Georgia"/>
          <w:sz w:val="22"/>
          <w:szCs w:val="22"/>
        </w:rPr>
        <w:t>)</w:t>
      </w:r>
      <w:r w:rsidR="00CC7631" w:rsidRPr="00AC7417">
        <w:rPr>
          <w:rFonts w:ascii="Georgia" w:hAnsi="Georgia"/>
          <w:sz w:val="22"/>
          <w:szCs w:val="22"/>
        </w:rPr>
        <w:t>.</w:t>
      </w:r>
      <w:r w:rsidR="00DE61C7" w:rsidRPr="00AC7417">
        <w:rPr>
          <w:rFonts w:ascii="Georgia" w:hAnsi="Georgia"/>
          <w:sz w:val="22"/>
          <w:szCs w:val="22"/>
        </w:rPr>
        <w:t xml:space="preserve"> Akin </w:t>
      </w:r>
      <w:r w:rsidR="00CC7631" w:rsidRPr="00AC7417">
        <w:rPr>
          <w:rFonts w:ascii="Georgia" w:hAnsi="Georgia"/>
          <w:sz w:val="22"/>
          <w:szCs w:val="22"/>
        </w:rPr>
        <w:t>to the seasonal depth distributions described</w:t>
      </w:r>
      <w:r w:rsidR="00DE61C7" w:rsidRPr="00AC7417">
        <w:rPr>
          <w:rFonts w:ascii="Georgia" w:hAnsi="Georgia"/>
          <w:sz w:val="22"/>
          <w:szCs w:val="22"/>
        </w:rPr>
        <w:t xml:space="preserve"> for Chinook salmon near British Columbia</w:t>
      </w:r>
      <w:r w:rsidR="00FF6EB6" w:rsidRPr="00AC7417">
        <w:rPr>
          <w:rFonts w:ascii="Georgia" w:hAnsi="Georgia"/>
          <w:sz w:val="22"/>
          <w:szCs w:val="22"/>
        </w:rPr>
        <w:t xml:space="preserve"> and the Washington/Oregon coasts</w:t>
      </w:r>
      <w:r w:rsidR="00DE61C7" w:rsidRPr="00AC7417">
        <w:rPr>
          <w:rFonts w:ascii="Georgia" w:hAnsi="Georgia"/>
          <w:sz w:val="22"/>
          <w:szCs w:val="22"/>
        </w:rPr>
        <w:t xml:space="preserve"> (Freshwater, 2024) we saw a dramatic shift at the end of September </w:t>
      </w:r>
      <w:r w:rsidR="0077510A" w:rsidRPr="00AC7417">
        <w:rPr>
          <w:rFonts w:ascii="Georgia" w:hAnsi="Georgia"/>
          <w:sz w:val="22"/>
          <w:szCs w:val="22"/>
        </w:rPr>
        <w:t xml:space="preserve">to </w:t>
      </w:r>
      <w:r w:rsidR="00603421" w:rsidRPr="00AC7417">
        <w:rPr>
          <w:rFonts w:ascii="Georgia" w:hAnsi="Georgia"/>
          <w:sz w:val="22"/>
          <w:szCs w:val="22"/>
        </w:rPr>
        <w:t xml:space="preserve">increased </w:t>
      </w:r>
      <w:r w:rsidR="0077510A" w:rsidRPr="00AC7417">
        <w:rPr>
          <w:rFonts w:ascii="Georgia" w:hAnsi="Georgia"/>
          <w:sz w:val="22"/>
          <w:szCs w:val="22"/>
        </w:rPr>
        <w:t>occup</w:t>
      </w:r>
      <w:r w:rsidR="00603421" w:rsidRPr="00AC7417">
        <w:rPr>
          <w:rFonts w:ascii="Georgia" w:hAnsi="Georgia"/>
          <w:sz w:val="22"/>
          <w:szCs w:val="22"/>
        </w:rPr>
        <w:t>ancy of</w:t>
      </w:r>
      <w:r w:rsidR="0077510A" w:rsidRPr="00AC7417">
        <w:rPr>
          <w:rFonts w:ascii="Georgia" w:hAnsi="Georgia"/>
          <w:sz w:val="22"/>
          <w:szCs w:val="22"/>
        </w:rPr>
        <w:t xml:space="preserve"> deeper water</w:t>
      </w:r>
      <w:r w:rsidR="00603421" w:rsidRPr="00AC7417">
        <w:rPr>
          <w:rFonts w:ascii="Georgia" w:hAnsi="Georgia"/>
          <w:sz w:val="22"/>
          <w:szCs w:val="22"/>
        </w:rPr>
        <w:t>s</w:t>
      </w:r>
      <w:r w:rsidR="00DE61C7" w:rsidRPr="00AC7417">
        <w:rPr>
          <w:rFonts w:ascii="Georgia" w:hAnsi="Georgia"/>
          <w:sz w:val="22"/>
          <w:szCs w:val="22"/>
        </w:rPr>
        <w:t xml:space="preserve"> - a result that puts Chinook salmon deepest in mid to late fall rather than in winter. However, our results suggest a different pattern in the shift back toward shallower waters. Specifically, while Chinook salmon near British Columbia shifted abruptly back to shallower water</w:t>
      </w:r>
      <w:r w:rsidR="006B61F3" w:rsidRPr="00AC7417">
        <w:rPr>
          <w:rFonts w:ascii="Georgia" w:hAnsi="Georgia"/>
          <w:sz w:val="22"/>
          <w:szCs w:val="22"/>
        </w:rPr>
        <w:t xml:space="preserve"> occupancy</w:t>
      </w:r>
      <w:r w:rsidR="00DE61C7" w:rsidRPr="00AC7417">
        <w:rPr>
          <w:rFonts w:ascii="Georgia" w:hAnsi="Georgia"/>
          <w:sz w:val="22"/>
          <w:szCs w:val="22"/>
        </w:rPr>
        <w:t xml:space="preserve"> in April, we observed a </w:t>
      </w:r>
      <w:r w:rsidR="006B61F3" w:rsidRPr="00AC7417">
        <w:rPr>
          <w:rFonts w:ascii="Georgia" w:hAnsi="Georgia"/>
          <w:sz w:val="22"/>
          <w:szCs w:val="22"/>
        </w:rPr>
        <w:t>more</w:t>
      </w:r>
      <w:r w:rsidR="00DE61C7" w:rsidRPr="00AC7417">
        <w:rPr>
          <w:rFonts w:ascii="Georgia" w:hAnsi="Georgia"/>
          <w:sz w:val="22"/>
          <w:szCs w:val="22"/>
        </w:rPr>
        <w:t xml:space="preserve"> gradual shift in Chinook depth occupancy beginning in February and extending all the way through June. </w:t>
      </w:r>
    </w:p>
    <w:p w14:paraId="27173482" w14:textId="77777777" w:rsidR="00F163E7" w:rsidRDefault="00F163E7" w:rsidP="003069E2">
      <w:pPr>
        <w:spacing w:line="480" w:lineRule="auto"/>
        <w:jc w:val="both"/>
        <w:rPr>
          <w:rFonts w:ascii="Georgia" w:hAnsi="Georgia"/>
          <w:sz w:val="22"/>
          <w:szCs w:val="22"/>
        </w:rPr>
      </w:pPr>
    </w:p>
    <w:p w14:paraId="2342C561" w14:textId="6388D53B" w:rsidR="00DE61C7" w:rsidRPr="00AC7417" w:rsidRDefault="0074354E" w:rsidP="003069E2">
      <w:pPr>
        <w:spacing w:line="480" w:lineRule="auto"/>
        <w:jc w:val="both"/>
        <w:rPr>
          <w:rFonts w:ascii="Georgia" w:hAnsi="Georgia"/>
          <w:sz w:val="22"/>
          <w:szCs w:val="22"/>
        </w:rPr>
      </w:pPr>
      <w:r w:rsidRPr="00AC7417">
        <w:rPr>
          <w:rFonts w:ascii="Georgia" w:hAnsi="Georgia"/>
          <w:sz w:val="22"/>
          <w:szCs w:val="22"/>
        </w:rPr>
        <w:t xml:space="preserve">These subtle differences in the timing of the spring transition toward shallower depth distribution are perhaps not surprising, given the </w:t>
      </w:r>
      <w:r>
        <w:rPr>
          <w:rFonts w:ascii="Georgia" w:hAnsi="Georgia"/>
          <w:sz w:val="22"/>
          <w:szCs w:val="22"/>
        </w:rPr>
        <w:t>pattern of</w:t>
      </w:r>
      <w:r w:rsidRPr="00AC7417">
        <w:rPr>
          <w:rFonts w:ascii="Georgia" w:hAnsi="Georgia"/>
          <w:sz w:val="22"/>
          <w:szCs w:val="22"/>
        </w:rPr>
        <w:t xml:space="preserve"> primary and secondary production </w:t>
      </w:r>
      <w:r>
        <w:rPr>
          <w:rFonts w:ascii="Georgia" w:hAnsi="Georgia"/>
          <w:sz w:val="22"/>
          <w:szCs w:val="22"/>
        </w:rPr>
        <w:t>in</w:t>
      </w:r>
      <w:r w:rsidRPr="00AC7417">
        <w:rPr>
          <w:rFonts w:ascii="Georgia" w:hAnsi="Georgia"/>
          <w:sz w:val="22"/>
          <w:szCs w:val="22"/>
        </w:rPr>
        <w:t xml:space="preserve"> the Gulf of Alaska. </w:t>
      </w:r>
      <w:r w:rsidR="00F163E7">
        <w:rPr>
          <w:rFonts w:ascii="Georgia" w:hAnsi="Georgia"/>
          <w:sz w:val="22"/>
          <w:szCs w:val="22"/>
        </w:rPr>
        <w:t xml:space="preserve">The composition of </w:t>
      </w:r>
      <w:r w:rsidR="00F163E7" w:rsidRPr="00AC7417">
        <w:rPr>
          <w:rFonts w:ascii="Georgia" w:hAnsi="Georgia"/>
          <w:sz w:val="22"/>
          <w:szCs w:val="22"/>
        </w:rPr>
        <w:t xml:space="preserve">Chinook salmon diets </w:t>
      </w:r>
      <w:r w:rsidR="00F163E7">
        <w:rPr>
          <w:rFonts w:ascii="Georgia" w:hAnsi="Georgia"/>
          <w:sz w:val="22"/>
          <w:szCs w:val="22"/>
        </w:rPr>
        <w:t xml:space="preserve">suggests that there should exist an </w:t>
      </w:r>
      <w:r w:rsidR="00F163E7" w:rsidRPr="00AC7417">
        <w:rPr>
          <w:rFonts w:ascii="Georgia" w:hAnsi="Georgia"/>
          <w:sz w:val="22"/>
          <w:szCs w:val="22"/>
        </w:rPr>
        <w:t xml:space="preserve">ecological link between shifts in primary production and their observed behavior. While variable across their range and through the seasons, </w:t>
      </w:r>
      <w:r w:rsidR="00F163E7">
        <w:rPr>
          <w:rFonts w:ascii="Georgia" w:hAnsi="Georgia"/>
          <w:sz w:val="22"/>
          <w:szCs w:val="22"/>
        </w:rPr>
        <w:t xml:space="preserve">their </w:t>
      </w:r>
      <w:r w:rsidR="00F163E7" w:rsidRPr="00AC7417">
        <w:rPr>
          <w:rFonts w:ascii="Georgia" w:hAnsi="Georgia"/>
          <w:sz w:val="22"/>
          <w:szCs w:val="22"/>
        </w:rPr>
        <w:t>diet</w:t>
      </w:r>
      <w:r w:rsidR="00F163E7">
        <w:rPr>
          <w:rFonts w:ascii="Georgia" w:hAnsi="Georgia"/>
          <w:sz w:val="22"/>
          <w:szCs w:val="22"/>
        </w:rPr>
        <w:t xml:space="preserve"> composition</w:t>
      </w:r>
      <w:r w:rsidR="00F163E7" w:rsidRPr="00AC7417">
        <w:rPr>
          <w:rFonts w:ascii="Georgia" w:hAnsi="Georgia"/>
          <w:sz w:val="22"/>
          <w:szCs w:val="22"/>
        </w:rPr>
        <w:t xml:space="preserve"> tend</w:t>
      </w:r>
      <w:r w:rsidR="00F163E7">
        <w:rPr>
          <w:rFonts w:ascii="Georgia" w:hAnsi="Georgia"/>
          <w:sz w:val="22"/>
          <w:szCs w:val="22"/>
        </w:rPr>
        <w:t>s</w:t>
      </w:r>
      <w:r w:rsidR="00F163E7" w:rsidRPr="00AC7417">
        <w:rPr>
          <w:rFonts w:ascii="Georgia" w:hAnsi="Georgia"/>
          <w:sz w:val="22"/>
          <w:szCs w:val="22"/>
        </w:rPr>
        <w:t xml:space="preserve"> to center on prey such as squid, euphausiids, and small pelagic fishes (Davis, 2009; </w:t>
      </w:r>
      <w:proofErr w:type="spellStart"/>
      <w:r w:rsidR="00F163E7" w:rsidRPr="00AC7417">
        <w:rPr>
          <w:rFonts w:ascii="Georgia" w:hAnsi="Georgia"/>
          <w:sz w:val="22"/>
          <w:szCs w:val="22"/>
        </w:rPr>
        <w:t>Kaeriyama</w:t>
      </w:r>
      <w:proofErr w:type="spellEnd"/>
      <w:r w:rsidR="00F163E7" w:rsidRPr="00AC7417">
        <w:rPr>
          <w:rFonts w:ascii="Georgia" w:hAnsi="Georgia"/>
          <w:sz w:val="22"/>
          <w:szCs w:val="22"/>
        </w:rPr>
        <w:t xml:space="preserve">, 2004; Hunt, 1999) - organisms </w:t>
      </w:r>
      <w:r w:rsidR="00F163E7" w:rsidRPr="00AC7417">
        <w:rPr>
          <w:rFonts w:ascii="Georgia" w:hAnsi="Georgia"/>
          <w:sz w:val="22"/>
          <w:szCs w:val="22"/>
        </w:rPr>
        <w:lastRenderedPageBreak/>
        <w:t>whose abundance and availability are closely tied to primary productivity.</w:t>
      </w:r>
      <w:r w:rsidR="00F163E7">
        <w:rPr>
          <w:rFonts w:ascii="Georgia" w:hAnsi="Georgia"/>
          <w:sz w:val="22"/>
          <w:szCs w:val="22"/>
        </w:rPr>
        <w:t xml:space="preserve"> </w:t>
      </w:r>
      <w:r>
        <w:rPr>
          <w:rFonts w:ascii="Georgia" w:hAnsi="Georgia"/>
          <w:sz w:val="22"/>
          <w:szCs w:val="22"/>
        </w:rPr>
        <w:t>Therefore, alignment between Chinook occupancy and primary productivity would make some sense -</w:t>
      </w:r>
      <w:r w:rsidR="00724516">
        <w:rPr>
          <w:rFonts w:ascii="Georgia" w:hAnsi="Georgia"/>
          <w:sz w:val="22"/>
          <w:szCs w:val="22"/>
        </w:rPr>
        <w:t xml:space="preserve"> alignment </w:t>
      </w:r>
      <w:r>
        <w:rPr>
          <w:rFonts w:ascii="Georgia" w:hAnsi="Georgia"/>
          <w:sz w:val="22"/>
          <w:szCs w:val="22"/>
        </w:rPr>
        <w:t>we did in fact observe</w:t>
      </w:r>
      <w:r w:rsidR="00DE61C7" w:rsidRPr="00AC7417">
        <w:rPr>
          <w:rFonts w:ascii="Georgia" w:hAnsi="Georgia"/>
          <w:sz w:val="22"/>
          <w:szCs w:val="22"/>
        </w:rPr>
        <w:t xml:space="preserve">. </w:t>
      </w:r>
      <w:r w:rsidR="006B61F3" w:rsidRPr="00AC7417">
        <w:rPr>
          <w:rFonts w:ascii="Georgia" w:hAnsi="Georgia"/>
          <w:sz w:val="22"/>
          <w:szCs w:val="22"/>
        </w:rPr>
        <w:t xml:space="preserve">For example, </w:t>
      </w:r>
      <w:r w:rsidR="007E5425" w:rsidRPr="00AC7417">
        <w:rPr>
          <w:rFonts w:ascii="Georgia" w:hAnsi="Georgia"/>
          <w:sz w:val="22"/>
          <w:szCs w:val="22"/>
        </w:rPr>
        <w:t xml:space="preserve">primary and secondary </w:t>
      </w:r>
      <w:r w:rsidR="006B61F3" w:rsidRPr="00AC7417">
        <w:rPr>
          <w:rFonts w:ascii="Georgia" w:hAnsi="Georgia"/>
          <w:sz w:val="22"/>
          <w:szCs w:val="22"/>
        </w:rPr>
        <w:t>p</w:t>
      </w:r>
      <w:r w:rsidR="00DE61C7" w:rsidRPr="00AC7417">
        <w:rPr>
          <w:rFonts w:ascii="Georgia" w:hAnsi="Georgia"/>
          <w:sz w:val="22"/>
          <w:szCs w:val="22"/>
        </w:rPr>
        <w:t>roductivity is lowest in the GOA during the late fall and winter months due to wind driven mixing and short photoperiods (</w:t>
      </w:r>
      <w:proofErr w:type="spellStart"/>
      <w:r w:rsidR="00DE61C7" w:rsidRPr="00AC7417">
        <w:rPr>
          <w:rFonts w:ascii="Georgia" w:hAnsi="Georgia"/>
          <w:sz w:val="22"/>
          <w:szCs w:val="22"/>
        </w:rPr>
        <w:t>Stabeno</w:t>
      </w:r>
      <w:proofErr w:type="spellEnd"/>
      <w:r w:rsidR="00DE61C7" w:rsidRPr="00AC7417">
        <w:rPr>
          <w:rFonts w:ascii="Georgia" w:hAnsi="Georgia"/>
          <w:sz w:val="22"/>
          <w:szCs w:val="22"/>
        </w:rPr>
        <w:t>, 2004)</w:t>
      </w:r>
      <w:r w:rsidR="00724516">
        <w:rPr>
          <w:rFonts w:ascii="Georgia" w:hAnsi="Georgia"/>
          <w:sz w:val="22"/>
          <w:szCs w:val="22"/>
        </w:rPr>
        <w:t xml:space="preserve"> and this</w:t>
      </w:r>
      <w:r w:rsidR="00DE61C7" w:rsidRPr="00AC7417">
        <w:rPr>
          <w:rFonts w:ascii="Georgia" w:hAnsi="Georgia"/>
          <w:sz w:val="22"/>
          <w:szCs w:val="22"/>
        </w:rPr>
        <w:t xml:space="preserve"> is the same </w:t>
      </w:r>
      <w:r w:rsidR="00F163E7" w:rsidRPr="00AC7417">
        <w:rPr>
          <w:rFonts w:ascii="Georgia" w:hAnsi="Georgia"/>
          <w:sz w:val="22"/>
          <w:szCs w:val="22"/>
        </w:rPr>
        <w:t>period</w:t>
      </w:r>
      <w:r w:rsidR="00DE61C7" w:rsidRPr="00AC7417">
        <w:rPr>
          <w:rFonts w:ascii="Georgia" w:hAnsi="Georgia"/>
          <w:sz w:val="22"/>
          <w:szCs w:val="22"/>
        </w:rPr>
        <w:t xml:space="preserve"> in which we observed </w:t>
      </w:r>
      <w:r w:rsidR="00150AAC" w:rsidRPr="00AC7417">
        <w:rPr>
          <w:rFonts w:ascii="Georgia" w:hAnsi="Georgia"/>
          <w:sz w:val="22"/>
          <w:szCs w:val="22"/>
        </w:rPr>
        <w:t xml:space="preserve">minimum </w:t>
      </w:r>
      <w:r w:rsidR="00DE61C7" w:rsidRPr="00AC7417">
        <w:rPr>
          <w:rFonts w:ascii="Georgia" w:hAnsi="Georgia"/>
          <w:sz w:val="22"/>
          <w:szCs w:val="22"/>
        </w:rPr>
        <w:t xml:space="preserve">Chinook salmon </w:t>
      </w:r>
      <w:r w:rsidR="00150AAC" w:rsidRPr="00AC7417">
        <w:rPr>
          <w:rFonts w:ascii="Georgia" w:hAnsi="Georgia"/>
          <w:sz w:val="22"/>
          <w:szCs w:val="22"/>
        </w:rPr>
        <w:t xml:space="preserve">occupancy near the surface. </w:t>
      </w:r>
      <w:r w:rsidR="00DE61C7" w:rsidRPr="00AC7417">
        <w:rPr>
          <w:rFonts w:ascii="Georgia" w:hAnsi="Georgia"/>
          <w:sz w:val="22"/>
          <w:szCs w:val="22"/>
        </w:rPr>
        <w:t xml:space="preserve">However, in the spring, as the photoperiod increases and mixing decreases, a cascade of phytoplankton blooms begin that culminate in August. This period of primary productivity aligns with increased shallow water occupancy that we observed. Then in August strong surface stratification sets in </w:t>
      </w:r>
      <w:r>
        <w:rPr>
          <w:rFonts w:ascii="Georgia" w:hAnsi="Georgia"/>
          <w:sz w:val="22"/>
          <w:szCs w:val="22"/>
        </w:rPr>
        <w:t xml:space="preserve">– when the strongest diel variation was observed - </w:t>
      </w:r>
      <w:r w:rsidR="00DE61C7" w:rsidRPr="00AC7417">
        <w:rPr>
          <w:rFonts w:ascii="Georgia" w:hAnsi="Georgia"/>
          <w:sz w:val="22"/>
          <w:szCs w:val="22"/>
        </w:rPr>
        <w:t xml:space="preserve">and remains until October when winds and ensuing mixing begin to increase again </w:t>
      </w:r>
      <w:r w:rsidR="00F163E7">
        <w:rPr>
          <w:rFonts w:ascii="Georgia" w:hAnsi="Georgia"/>
          <w:sz w:val="22"/>
          <w:szCs w:val="22"/>
        </w:rPr>
        <w:t>–</w:t>
      </w:r>
      <w:r w:rsidR="00DE61C7" w:rsidRPr="00AC7417">
        <w:rPr>
          <w:rFonts w:ascii="Georgia" w:hAnsi="Georgia"/>
          <w:sz w:val="22"/>
          <w:szCs w:val="22"/>
        </w:rPr>
        <w:t xml:space="preserve"> </w:t>
      </w:r>
      <w:r w:rsidR="00F163E7">
        <w:rPr>
          <w:rFonts w:ascii="Georgia" w:hAnsi="Georgia"/>
          <w:sz w:val="22"/>
          <w:szCs w:val="22"/>
        </w:rPr>
        <w:t>at which point</w:t>
      </w:r>
      <w:r w:rsidR="00DE61C7" w:rsidRPr="00AC7417">
        <w:rPr>
          <w:rFonts w:ascii="Georgia" w:hAnsi="Georgia"/>
          <w:sz w:val="22"/>
          <w:szCs w:val="22"/>
        </w:rPr>
        <w:t xml:space="preserve"> Chinook salmon </w:t>
      </w:r>
      <w:r>
        <w:rPr>
          <w:rFonts w:ascii="Georgia" w:hAnsi="Georgia"/>
          <w:sz w:val="22"/>
          <w:szCs w:val="22"/>
        </w:rPr>
        <w:t xml:space="preserve">begin to </w:t>
      </w:r>
      <w:r w:rsidR="00DE61C7" w:rsidRPr="00AC7417">
        <w:rPr>
          <w:rFonts w:ascii="Georgia" w:hAnsi="Georgia"/>
          <w:sz w:val="22"/>
          <w:szCs w:val="22"/>
        </w:rPr>
        <w:t xml:space="preserve">return to deeper overall occupancy. </w:t>
      </w:r>
      <w:r w:rsidR="00724516">
        <w:rPr>
          <w:rFonts w:ascii="Georgia" w:hAnsi="Georgia"/>
          <w:sz w:val="22"/>
          <w:szCs w:val="22"/>
        </w:rPr>
        <w:t>Furthermore</w:t>
      </w:r>
      <w:r w:rsidR="00DE61C7" w:rsidRPr="00AC7417">
        <w:rPr>
          <w:rFonts w:ascii="Georgia" w:hAnsi="Georgia"/>
          <w:sz w:val="22"/>
          <w:szCs w:val="22"/>
        </w:rPr>
        <w:t xml:space="preserve">, the prediction that Chinook </w:t>
      </w:r>
      <w:r w:rsidR="00724516">
        <w:rPr>
          <w:rFonts w:ascii="Georgia" w:hAnsi="Georgia"/>
          <w:sz w:val="22"/>
          <w:szCs w:val="22"/>
        </w:rPr>
        <w:t xml:space="preserve">salmon </w:t>
      </w:r>
      <w:r w:rsidR="00DE61C7" w:rsidRPr="00AC7417">
        <w:rPr>
          <w:rFonts w:ascii="Georgia" w:hAnsi="Georgia"/>
          <w:sz w:val="22"/>
          <w:szCs w:val="22"/>
        </w:rPr>
        <w:t>occupy near-surface waters with low salinity may also be a result of productivity differentials in the GOA. Due to its lower density, freshwater is known to enhance surface stratification – an important condition for increased local productivity (</w:t>
      </w:r>
      <w:r w:rsidR="00922D1D" w:rsidRPr="00AC7417">
        <w:rPr>
          <w:rFonts w:ascii="Georgia" w:hAnsi="Georgia"/>
          <w:sz w:val="22"/>
          <w:szCs w:val="22"/>
        </w:rPr>
        <w:t>Miller, 2012</w:t>
      </w:r>
      <w:r w:rsidR="00DE61C7" w:rsidRPr="00AC7417">
        <w:rPr>
          <w:rFonts w:ascii="Georgia" w:hAnsi="Georgia"/>
          <w:sz w:val="22"/>
          <w:szCs w:val="22"/>
        </w:rPr>
        <w:t>)</w:t>
      </w:r>
      <w:r w:rsidR="00724516">
        <w:rPr>
          <w:rFonts w:ascii="Georgia" w:hAnsi="Georgia"/>
          <w:sz w:val="22"/>
          <w:szCs w:val="22"/>
        </w:rPr>
        <w:t xml:space="preserve"> - and</w:t>
      </w:r>
      <w:r w:rsidR="00DE61C7" w:rsidRPr="00AC7417">
        <w:rPr>
          <w:rFonts w:ascii="Georgia" w:hAnsi="Georgia"/>
          <w:sz w:val="22"/>
          <w:szCs w:val="22"/>
        </w:rPr>
        <w:t xml:space="preserve"> </w:t>
      </w:r>
      <w:r w:rsidR="00724516">
        <w:rPr>
          <w:rFonts w:ascii="Georgia" w:hAnsi="Georgia"/>
          <w:sz w:val="22"/>
          <w:szCs w:val="22"/>
        </w:rPr>
        <w:t>f</w:t>
      </w:r>
      <w:r w:rsidR="00DE61C7" w:rsidRPr="00AC7417">
        <w:rPr>
          <w:rFonts w:ascii="Georgia" w:hAnsi="Georgia"/>
          <w:sz w:val="22"/>
          <w:szCs w:val="22"/>
        </w:rPr>
        <w:t>reshwater also supplies key limiting nutrients such as iron and silicate used by phytoplankton (</w:t>
      </w:r>
      <w:r w:rsidR="00922D1D" w:rsidRPr="00AC7417">
        <w:rPr>
          <w:rFonts w:ascii="Georgia" w:hAnsi="Georgia"/>
          <w:sz w:val="22"/>
          <w:szCs w:val="22"/>
        </w:rPr>
        <w:t>Miller, 2012</w:t>
      </w:r>
      <w:r w:rsidR="00DE61C7" w:rsidRPr="00AC7417">
        <w:rPr>
          <w:rFonts w:ascii="Georgia" w:hAnsi="Georgia"/>
          <w:sz w:val="22"/>
          <w:szCs w:val="22"/>
        </w:rPr>
        <w:t xml:space="preserve">). </w:t>
      </w:r>
    </w:p>
    <w:p w14:paraId="38547089" w14:textId="77777777" w:rsidR="00D46FCC" w:rsidRPr="00AC7417" w:rsidRDefault="00D46FCC" w:rsidP="003069E2">
      <w:pPr>
        <w:spacing w:line="480" w:lineRule="auto"/>
        <w:jc w:val="both"/>
        <w:rPr>
          <w:rFonts w:ascii="Georgia" w:hAnsi="Georgia"/>
          <w:sz w:val="22"/>
          <w:szCs w:val="22"/>
        </w:rPr>
      </w:pPr>
    </w:p>
    <w:p w14:paraId="539AD19C" w14:textId="53BD4040" w:rsidR="00DE61C7" w:rsidRPr="00AC7417" w:rsidRDefault="00ED6170" w:rsidP="003069E2">
      <w:pPr>
        <w:spacing w:line="480" w:lineRule="auto"/>
        <w:jc w:val="both"/>
        <w:rPr>
          <w:rFonts w:ascii="Georgia" w:hAnsi="Georgia"/>
          <w:sz w:val="22"/>
          <w:szCs w:val="22"/>
        </w:rPr>
      </w:pPr>
      <w:r>
        <w:rPr>
          <w:rFonts w:ascii="Georgia" w:hAnsi="Georgia"/>
          <w:sz w:val="22"/>
          <w:szCs w:val="22"/>
        </w:rPr>
        <w:t xml:space="preserve">This hypothesized driver of behavior also seems to be shared with other </w:t>
      </w:r>
      <w:r w:rsidR="00DE61C7" w:rsidRPr="00AC7417">
        <w:rPr>
          <w:rFonts w:ascii="Georgia" w:hAnsi="Georgia"/>
          <w:sz w:val="22"/>
          <w:szCs w:val="22"/>
        </w:rPr>
        <w:t xml:space="preserve">highly mobile, predatory species. </w:t>
      </w:r>
      <w:r>
        <w:rPr>
          <w:rFonts w:ascii="Georgia" w:hAnsi="Georgia"/>
          <w:sz w:val="22"/>
          <w:szCs w:val="22"/>
        </w:rPr>
        <w:t>For example, w</w:t>
      </w:r>
      <w:r w:rsidR="00DE61C7" w:rsidRPr="00AC7417">
        <w:rPr>
          <w:rFonts w:ascii="Georgia" w:hAnsi="Georgia"/>
          <w:sz w:val="22"/>
          <w:szCs w:val="22"/>
        </w:rPr>
        <w:t>hile largely surface oriented, the diving depths of Atlantic salmon have been noted to be directly correlated with stratification of the surface layer (Str</w:t>
      </w:r>
      <w:r w:rsidR="000A2A4E" w:rsidRPr="00AC7417">
        <w:rPr>
          <w:rFonts w:ascii="Georgia" w:hAnsi="Georgia"/>
          <w:sz w:val="22"/>
          <w:szCs w:val="22"/>
        </w:rPr>
        <w:t>ø</w:t>
      </w:r>
      <w:r w:rsidR="00DE61C7" w:rsidRPr="00AC7417">
        <w:rPr>
          <w:rFonts w:ascii="Georgia" w:hAnsi="Georgia"/>
          <w:sz w:val="22"/>
          <w:szCs w:val="22"/>
        </w:rPr>
        <w:t>m, 2018) and yellowfin tuna are known to occupy deeper depths during the winter in the Pacific when the mixed layer is deeper at that time (Schaefer, 2007).</w:t>
      </w:r>
    </w:p>
    <w:p w14:paraId="023C14BA" w14:textId="77777777" w:rsidR="00DE61C7" w:rsidRPr="00AC7417" w:rsidRDefault="00DE61C7" w:rsidP="003069E2">
      <w:pPr>
        <w:spacing w:line="480" w:lineRule="auto"/>
        <w:jc w:val="both"/>
        <w:rPr>
          <w:rFonts w:ascii="Georgia" w:hAnsi="Georgia"/>
          <w:sz w:val="22"/>
          <w:szCs w:val="22"/>
        </w:rPr>
      </w:pPr>
    </w:p>
    <w:p w14:paraId="7568306D" w14:textId="692B6DA3" w:rsidR="00DE61C7" w:rsidRPr="00AC7417" w:rsidRDefault="00031FE9" w:rsidP="003069E2">
      <w:pPr>
        <w:spacing w:line="480" w:lineRule="auto"/>
        <w:jc w:val="both"/>
        <w:rPr>
          <w:rFonts w:ascii="Georgia" w:hAnsi="Georgia"/>
          <w:sz w:val="22"/>
          <w:szCs w:val="22"/>
        </w:rPr>
      </w:pPr>
      <w:r w:rsidRPr="00AC7417">
        <w:rPr>
          <w:rFonts w:ascii="Georgia" w:hAnsi="Georgia"/>
          <w:sz w:val="22"/>
          <w:szCs w:val="22"/>
        </w:rPr>
        <w:t>W</w:t>
      </w:r>
      <w:r w:rsidR="00DE61C7" w:rsidRPr="00AC7417">
        <w:rPr>
          <w:rFonts w:ascii="Georgia" w:hAnsi="Georgia"/>
          <w:sz w:val="22"/>
          <w:szCs w:val="22"/>
        </w:rPr>
        <w:t xml:space="preserve">hile </w:t>
      </w:r>
      <w:r w:rsidRPr="00AC7417">
        <w:rPr>
          <w:rFonts w:ascii="Georgia" w:hAnsi="Georgia"/>
          <w:sz w:val="22"/>
          <w:szCs w:val="22"/>
        </w:rPr>
        <w:t xml:space="preserve">patterns in marine </w:t>
      </w:r>
      <w:r w:rsidR="00DE61C7" w:rsidRPr="00AC7417">
        <w:rPr>
          <w:rFonts w:ascii="Georgia" w:hAnsi="Georgia"/>
          <w:sz w:val="22"/>
          <w:szCs w:val="22"/>
        </w:rPr>
        <w:t xml:space="preserve">productivity appear to be </w:t>
      </w:r>
      <w:r w:rsidR="00B25F82" w:rsidRPr="00AC7417">
        <w:rPr>
          <w:rFonts w:ascii="Georgia" w:hAnsi="Georgia"/>
          <w:sz w:val="22"/>
          <w:szCs w:val="22"/>
        </w:rPr>
        <w:t>a plausible hypothesis for the realized</w:t>
      </w:r>
      <w:r w:rsidR="00DE61C7" w:rsidRPr="00AC7417">
        <w:rPr>
          <w:rFonts w:ascii="Georgia" w:hAnsi="Georgia"/>
          <w:sz w:val="22"/>
          <w:szCs w:val="22"/>
        </w:rPr>
        <w:t xml:space="preserve"> depth occupation for these species, thermoregulation may influence diving behavior as well. There is evidence that the diving behavior of many fishes, including billfishes and tunas, is regulated as a behavioral warming mechanism after diving into much colder, deeper water (Abascal, 2010</w:t>
      </w:r>
      <w:r w:rsidR="004A7F26">
        <w:rPr>
          <w:rFonts w:ascii="Georgia" w:hAnsi="Georgia"/>
          <w:sz w:val="22"/>
          <w:szCs w:val="22"/>
        </w:rPr>
        <w:t>;</w:t>
      </w:r>
      <w:r w:rsidR="00DE61C7" w:rsidRPr="00AC7417">
        <w:rPr>
          <w:rFonts w:ascii="Georgia" w:hAnsi="Georgia"/>
          <w:sz w:val="22"/>
          <w:szCs w:val="22"/>
        </w:rPr>
        <w:t xml:space="preserve"> </w:t>
      </w:r>
      <w:r w:rsidR="00DE61C7" w:rsidRPr="00AC7417">
        <w:rPr>
          <w:rFonts w:ascii="Georgia" w:hAnsi="Georgia"/>
          <w:sz w:val="22"/>
          <w:szCs w:val="22"/>
        </w:rPr>
        <w:lastRenderedPageBreak/>
        <w:t>Rohner, 2022</w:t>
      </w:r>
      <w:r w:rsidR="004A7F26">
        <w:rPr>
          <w:rFonts w:ascii="Georgia" w:hAnsi="Georgia"/>
          <w:sz w:val="22"/>
          <w:szCs w:val="22"/>
        </w:rPr>
        <w:t xml:space="preserve">; </w:t>
      </w:r>
      <w:r w:rsidR="00DE61C7" w:rsidRPr="00AC7417">
        <w:rPr>
          <w:rFonts w:ascii="Georgia" w:hAnsi="Georgia"/>
          <w:sz w:val="22"/>
          <w:szCs w:val="22"/>
        </w:rPr>
        <w:t>Schaefer, 2007</w:t>
      </w:r>
      <w:r w:rsidR="004A7F26">
        <w:rPr>
          <w:rFonts w:ascii="Georgia" w:hAnsi="Georgia"/>
          <w:sz w:val="22"/>
          <w:szCs w:val="22"/>
        </w:rPr>
        <w:t xml:space="preserve">; </w:t>
      </w:r>
      <w:r w:rsidR="00DE61C7" w:rsidRPr="00AC7417">
        <w:rPr>
          <w:rFonts w:ascii="Georgia" w:hAnsi="Georgia"/>
          <w:sz w:val="22"/>
          <w:szCs w:val="22"/>
        </w:rPr>
        <w:t xml:space="preserve">Howell, 2010). In contrast, there is evidence that chum salmon attempt to occupy cooler waters during migration to </w:t>
      </w:r>
      <w:r w:rsidR="00FB260C" w:rsidRPr="00AC7417">
        <w:rPr>
          <w:rFonts w:ascii="Georgia" w:hAnsi="Georgia"/>
          <w:sz w:val="22"/>
          <w:szCs w:val="22"/>
        </w:rPr>
        <w:t xml:space="preserve">reduce </w:t>
      </w:r>
      <w:r w:rsidR="00DE61C7" w:rsidRPr="00AC7417">
        <w:rPr>
          <w:rFonts w:ascii="Georgia" w:hAnsi="Georgia"/>
          <w:sz w:val="22"/>
          <w:szCs w:val="22"/>
        </w:rPr>
        <w:t>metaboli</w:t>
      </w:r>
      <w:r w:rsidR="00FB260C" w:rsidRPr="00AC7417">
        <w:rPr>
          <w:rFonts w:ascii="Georgia" w:hAnsi="Georgia"/>
          <w:sz w:val="22"/>
          <w:szCs w:val="22"/>
        </w:rPr>
        <w:t>c demands</w:t>
      </w:r>
      <w:r w:rsidR="00DE61C7" w:rsidRPr="00AC7417">
        <w:rPr>
          <w:rFonts w:ascii="Georgia" w:hAnsi="Georgia"/>
          <w:sz w:val="22"/>
          <w:szCs w:val="22"/>
        </w:rPr>
        <w:t xml:space="preserve"> as they try to maintain their body condition</w:t>
      </w:r>
      <w:r w:rsidR="00FB260C" w:rsidRPr="00AC7417">
        <w:rPr>
          <w:rFonts w:ascii="Georgia" w:hAnsi="Georgia"/>
          <w:sz w:val="22"/>
          <w:szCs w:val="22"/>
        </w:rPr>
        <w:t xml:space="preserve"> by reducing energy expenditure</w:t>
      </w:r>
      <w:r w:rsidR="00DE61C7" w:rsidRPr="00AC7417">
        <w:rPr>
          <w:rFonts w:ascii="Georgia" w:hAnsi="Georgia"/>
          <w:sz w:val="22"/>
          <w:szCs w:val="22"/>
        </w:rPr>
        <w:t xml:space="preserve"> prior to spawning (Tanaka, 2000). While in this study temperature did not improve model </w:t>
      </w:r>
      <w:r w:rsidR="00FB260C" w:rsidRPr="00AC7417">
        <w:rPr>
          <w:rFonts w:ascii="Georgia" w:hAnsi="Georgia"/>
          <w:sz w:val="22"/>
          <w:szCs w:val="22"/>
        </w:rPr>
        <w:t>performance</w:t>
      </w:r>
      <w:r w:rsidR="00DE61C7" w:rsidRPr="00AC7417">
        <w:rPr>
          <w:rFonts w:ascii="Georgia" w:hAnsi="Georgia"/>
          <w:sz w:val="22"/>
          <w:szCs w:val="22"/>
        </w:rPr>
        <w:t xml:space="preserve">, its impact cannot be discounted due to the strong correlation between temperatures, depth, and time of year in the Gulf of Alaska. As such, further investigation into the relationships between productivity, thermoregulation, and the environment would likely be a valuable source of further insight. </w:t>
      </w:r>
    </w:p>
    <w:p w14:paraId="1951F1B2" w14:textId="77777777" w:rsidR="00DE61C7" w:rsidRPr="00AC7417" w:rsidRDefault="00DE61C7" w:rsidP="003069E2">
      <w:pPr>
        <w:spacing w:line="480" w:lineRule="auto"/>
        <w:jc w:val="both"/>
        <w:rPr>
          <w:rFonts w:ascii="Georgia" w:hAnsi="Georgia"/>
          <w:sz w:val="22"/>
          <w:szCs w:val="22"/>
        </w:rPr>
      </w:pPr>
    </w:p>
    <w:p w14:paraId="7A45171F" w14:textId="027A8809" w:rsidR="003313FA"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Beyond </w:t>
      </w:r>
      <w:r w:rsidR="002C1BBD" w:rsidRPr="00AC7417">
        <w:rPr>
          <w:rFonts w:ascii="Georgia" w:hAnsi="Georgia"/>
          <w:sz w:val="22"/>
          <w:szCs w:val="22"/>
        </w:rPr>
        <w:t xml:space="preserve">observed </w:t>
      </w:r>
      <w:r w:rsidRPr="00AC7417">
        <w:rPr>
          <w:rFonts w:ascii="Georgia" w:hAnsi="Georgia"/>
          <w:sz w:val="22"/>
          <w:szCs w:val="22"/>
        </w:rPr>
        <w:t>seasonal patterns of</w:t>
      </w:r>
      <w:r w:rsidR="00F16E8A" w:rsidRPr="00AC7417">
        <w:rPr>
          <w:rFonts w:ascii="Georgia" w:hAnsi="Georgia"/>
          <w:sz w:val="22"/>
          <w:szCs w:val="22"/>
        </w:rPr>
        <w:t xml:space="preserve"> depth occupancy</w:t>
      </w:r>
      <w:r w:rsidRPr="00AC7417">
        <w:rPr>
          <w:rFonts w:ascii="Georgia" w:hAnsi="Georgia"/>
          <w:sz w:val="22"/>
          <w:szCs w:val="22"/>
        </w:rPr>
        <w:t xml:space="preserve">, </w:t>
      </w:r>
      <w:r w:rsidR="00F82D06" w:rsidRPr="00AC7417">
        <w:rPr>
          <w:rFonts w:ascii="Georgia" w:hAnsi="Georgia"/>
          <w:sz w:val="22"/>
          <w:szCs w:val="22"/>
        </w:rPr>
        <w:t>our results indicat</w:t>
      </w:r>
      <w:r w:rsidR="00F16E8A" w:rsidRPr="00AC7417">
        <w:rPr>
          <w:rFonts w:ascii="Georgia" w:hAnsi="Georgia"/>
          <w:sz w:val="22"/>
          <w:szCs w:val="22"/>
        </w:rPr>
        <w:t>e</w:t>
      </w:r>
      <w:r w:rsidR="00F82D06" w:rsidRPr="00AC7417">
        <w:rPr>
          <w:rFonts w:ascii="Georgia" w:hAnsi="Georgia"/>
          <w:sz w:val="22"/>
          <w:szCs w:val="22"/>
        </w:rPr>
        <w:t xml:space="preserve"> significant </w:t>
      </w:r>
      <w:r w:rsidRPr="00AC7417">
        <w:rPr>
          <w:rFonts w:ascii="Georgia" w:hAnsi="Georgia"/>
          <w:sz w:val="22"/>
          <w:szCs w:val="22"/>
        </w:rPr>
        <w:t>diel variation.</w:t>
      </w:r>
      <w:r w:rsidR="008E7106" w:rsidRPr="00AC7417">
        <w:rPr>
          <w:rFonts w:ascii="Georgia" w:hAnsi="Georgia"/>
          <w:sz w:val="22"/>
          <w:szCs w:val="22"/>
        </w:rPr>
        <w:t xml:space="preserve"> Specifically</w:t>
      </w:r>
      <w:r w:rsidR="00D17F9D">
        <w:rPr>
          <w:rFonts w:ascii="Georgia" w:hAnsi="Georgia"/>
          <w:sz w:val="22"/>
          <w:szCs w:val="22"/>
        </w:rPr>
        <w:t>,</w:t>
      </w:r>
      <w:r w:rsidR="008E7106" w:rsidRPr="00AC7417">
        <w:rPr>
          <w:rFonts w:ascii="Georgia" w:hAnsi="Georgia"/>
          <w:sz w:val="22"/>
          <w:szCs w:val="22"/>
        </w:rPr>
        <w:t xml:space="preserve"> we found</w:t>
      </w:r>
      <w:r w:rsidR="00A97825" w:rsidRPr="00AC7417">
        <w:rPr>
          <w:rFonts w:ascii="Georgia" w:hAnsi="Georgia"/>
          <w:sz w:val="22"/>
          <w:szCs w:val="22"/>
        </w:rPr>
        <w:t xml:space="preserve"> that during the summer, fall, and most of the winter, GOA Chinook salmon occupy shallower depths at night, and </w:t>
      </w:r>
      <w:r w:rsidR="00B4726B" w:rsidRPr="00AC7417">
        <w:rPr>
          <w:rFonts w:ascii="Georgia" w:hAnsi="Georgia"/>
          <w:sz w:val="22"/>
          <w:szCs w:val="22"/>
        </w:rPr>
        <w:t>are deeper during the day. However, there was some evidence that this diel pattern in depth occupancy reversed in late winter (February)</w:t>
      </w:r>
      <w:r w:rsidR="00047C14" w:rsidRPr="00AC7417">
        <w:rPr>
          <w:rFonts w:ascii="Georgia" w:hAnsi="Georgia"/>
          <w:sz w:val="22"/>
          <w:szCs w:val="22"/>
        </w:rPr>
        <w:t>.</w:t>
      </w:r>
      <w:r w:rsidRPr="00AC7417">
        <w:rPr>
          <w:rFonts w:ascii="Georgia" w:hAnsi="Georgia"/>
          <w:sz w:val="22"/>
          <w:szCs w:val="22"/>
        </w:rPr>
        <w:t xml:space="preserve"> </w:t>
      </w:r>
      <w:r w:rsidR="00047C14" w:rsidRPr="00AC7417">
        <w:rPr>
          <w:rFonts w:ascii="Georgia" w:hAnsi="Georgia"/>
          <w:sz w:val="22"/>
          <w:szCs w:val="22"/>
        </w:rPr>
        <w:t>The presence of predictable day/night patterns have been explored</w:t>
      </w:r>
      <w:r w:rsidRPr="00AC7417">
        <w:rPr>
          <w:rFonts w:ascii="Georgia" w:hAnsi="Georgia"/>
          <w:sz w:val="22"/>
          <w:szCs w:val="22"/>
        </w:rPr>
        <w:t xml:space="preserve"> in prior research </w:t>
      </w:r>
      <w:ins w:id="315" w:author="Marcel Gietzmann-Sanders" w:date="2026-02-05T10:47:00Z" w16du:dateUtc="2026-02-05T15:47:00Z">
        <w:r w:rsidR="004422D3">
          <w:rPr>
            <w:rFonts w:ascii="Georgia" w:hAnsi="Georgia"/>
            <w:sz w:val="22"/>
            <w:szCs w:val="22"/>
          </w:rPr>
          <w:t>[17</w:t>
        </w:r>
      </w:ins>
      <w:del w:id="316" w:author="Marcel Gietzmann-Sanders" w:date="2026-02-05T10:47:00Z" w16du:dateUtc="2026-02-05T15:47:00Z">
        <w:r w:rsidRPr="00AC7417" w:rsidDel="004422D3">
          <w:rPr>
            <w:rFonts w:ascii="Georgia" w:hAnsi="Georgia"/>
            <w:sz w:val="22"/>
            <w:szCs w:val="22"/>
          </w:rPr>
          <w:delText>(Arostegui, 2017</w:delText>
        </w:r>
        <w:r w:rsidR="004A7F26" w:rsidDel="004422D3">
          <w:rPr>
            <w:rFonts w:ascii="Georgia" w:hAnsi="Georgia"/>
            <w:sz w:val="22"/>
            <w:szCs w:val="22"/>
          </w:rPr>
          <w:delText>;</w:delText>
        </w:r>
      </w:del>
      <w:r w:rsidR="004A7F26">
        <w:rPr>
          <w:rFonts w:ascii="Georgia" w:hAnsi="Georgia"/>
          <w:sz w:val="22"/>
          <w:szCs w:val="22"/>
        </w:rPr>
        <w:t xml:space="preserve"> </w:t>
      </w:r>
      <w:r w:rsidRPr="00AC7417">
        <w:rPr>
          <w:rFonts w:ascii="Georgia" w:hAnsi="Georgia"/>
          <w:sz w:val="22"/>
          <w:szCs w:val="22"/>
        </w:rPr>
        <w:t xml:space="preserve">Freshwater, 2024) but the </w:t>
      </w:r>
      <w:r w:rsidR="004617C6" w:rsidRPr="00AC7417">
        <w:rPr>
          <w:rFonts w:ascii="Georgia" w:hAnsi="Georgia"/>
          <w:sz w:val="22"/>
          <w:szCs w:val="22"/>
        </w:rPr>
        <w:t>results and interpretation</w:t>
      </w:r>
      <w:r w:rsidRPr="00AC7417">
        <w:rPr>
          <w:rFonts w:ascii="Georgia" w:hAnsi="Georgia"/>
          <w:sz w:val="22"/>
          <w:szCs w:val="22"/>
        </w:rPr>
        <w:t xml:space="preserve"> have been varied.</w:t>
      </w:r>
      <w:r w:rsidR="002C1BBD" w:rsidRPr="00AC7417">
        <w:rPr>
          <w:rFonts w:ascii="Georgia" w:hAnsi="Georgia"/>
          <w:sz w:val="22"/>
          <w:szCs w:val="22"/>
        </w:rPr>
        <w:t xml:space="preserve"> For example</w:t>
      </w:r>
      <w:r w:rsidR="00D17F9D">
        <w:rPr>
          <w:rFonts w:ascii="Georgia" w:hAnsi="Georgia"/>
          <w:sz w:val="22"/>
          <w:szCs w:val="22"/>
        </w:rPr>
        <w:t>,</w:t>
      </w:r>
      <w:r w:rsidR="002C1BBD" w:rsidRPr="00AC7417">
        <w:rPr>
          <w:rFonts w:ascii="Georgia" w:hAnsi="Georgia"/>
          <w:sz w:val="22"/>
          <w:szCs w:val="22"/>
        </w:rPr>
        <w:t xml:space="preserve"> </w:t>
      </w:r>
      <w:r w:rsidRPr="00AC7417">
        <w:rPr>
          <w:rFonts w:ascii="Georgia" w:hAnsi="Georgia"/>
          <w:sz w:val="22"/>
          <w:szCs w:val="22"/>
        </w:rPr>
        <w:t>Arostegui</w:t>
      </w:r>
      <w:r w:rsidR="002C1BBD" w:rsidRPr="00AC7417">
        <w:rPr>
          <w:rFonts w:ascii="Georgia" w:hAnsi="Georgia"/>
          <w:sz w:val="22"/>
          <w:szCs w:val="22"/>
        </w:rPr>
        <w:t xml:space="preserve"> et al. </w:t>
      </w:r>
      <w:ins w:id="317" w:author="Marcel Gietzmann-Sanders" w:date="2026-02-05T10:49:00Z" w16du:dateUtc="2026-02-05T15:49:00Z">
        <w:r w:rsidR="004422D3">
          <w:rPr>
            <w:rFonts w:ascii="Georgia" w:hAnsi="Georgia"/>
            <w:sz w:val="22"/>
            <w:szCs w:val="22"/>
          </w:rPr>
          <w:t>[1</w:t>
        </w:r>
      </w:ins>
      <w:ins w:id="318" w:author="Marcel Gietzmann-Sanders" w:date="2026-02-05T10:50:00Z" w16du:dateUtc="2026-02-05T15:50:00Z">
        <w:r w:rsidR="004422D3">
          <w:rPr>
            <w:rFonts w:ascii="Georgia" w:hAnsi="Georgia"/>
            <w:sz w:val="22"/>
            <w:szCs w:val="22"/>
          </w:rPr>
          <w:t>8</w:t>
        </w:r>
      </w:ins>
      <w:ins w:id="319" w:author="Marcel Gietzmann-Sanders" w:date="2026-02-05T10:49:00Z" w16du:dateUtc="2026-02-05T15:49:00Z">
        <w:r w:rsidR="004422D3">
          <w:rPr>
            <w:rFonts w:ascii="Georgia" w:hAnsi="Georgia"/>
            <w:sz w:val="22"/>
            <w:szCs w:val="22"/>
          </w:rPr>
          <w:t>]</w:t>
        </w:r>
      </w:ins>
      <w:del w:id="320" w:author="Marcel Gietzmann-Sanders" w:date="2026-02-05T10:49:00Z" w16du:dateUtc="2026-02-05T15:49:00Z">
        <w:r w:rsidR="002C1BBD" w:rsidRPr="00AC7417" w:rsidDel="004422D3">
          <w:rPr>
            <w:rFonts w:ascii="Georgia" w:hAnsi="Georgia"/>
            <w:sz w:val="22"/>
            <w:szCs w:val="22"/>
          </w:rPr>
          <w:delText>(2015)</w:delText>
        </w:r>
      </w:del>
      <w:r w:rsidRPr="00AC7417">
        <w:rPr>
          <w:rFonts w:ascii="Georgia" w:hAnsi="Georgia"/>
          <w:sz w:val="22"/>
          <w:szCs w:val="22"/>
        </w:rPr>
        <w:t xml:space="preserve"> </w:t>
      </w:r>
      <w:r w:rsidR="002C1BBD" w:rsidRPr="00AC7417">
        <w:rPr>
          <w:rFonts w:ascii="Georgia" w:hAnsi="Georgia"/>
          <w:sz w:val="22"/>
          <w:szCs w:val="22"/>
        </w:rPr>
        <w:t>documented acoustically tagged Chinook salmon</w:t>
      </w:r>
      <w:r w:rsidR="00305814" w:rsidRPr="00AC7417">
        <w:rPr>
          <w:rFonts w:ascii="Georgia" w:hAnsi="Georgia"/>
          <w:sz w:val="22"/>
          <w:szCs w:val="22"/>
        </w:rPr>
        <w:t xml:space="preserve"> near the Salish Sea and Puget sound</w:t>
      </w:r>
      <w:r w:rsidR="00D17F9D">
        <w:rPr>
          <w:rFonts w:ascii="Georgia" w:hAnsi="Georgia"/>
          <w:sz w:val="22"/>
          <w:szCs w:val="22"/>
        </w:rPr>
        <w:t xml:space="preserve"> and</w:t>
      </w:r>
      <w:r w:rsidRPr="00AC7417">
        <w:rPr>
          <w:rFonts w:ascii="Georgia" w:hAnsi="Georgia"/>
          <w:sz w:val="22"/>
          <w:szCs w:val="22"/>
        </w:rPr>
        <w:t xml:space="preserve"> found fish to </w:t>
      </w:r>
      <w:r w:rsidR="002C1BBD" w:rsidRPr="00AC7417">
        <w:rPr>
          <w:rFonts w:ascii="Georgia" w:hAnsi="Georgia"/>
          <w:sz w:val="22"/>
          <w:szCs w:val="22"/>
        </w:rPr>
        <w:t>occupy</w:t>
      </w:r>
      <w:r w:rsidRPr="00AC7417">
        <w:rPr>
          <w:rFonts w:ascii="Georgia" w:hAnsi="Georgia"/>
          <w:sz w:val="22"/>
          <w:szCs w:val="22"/>
        </w:rPr>
        <w:t xml:space="preserve"> shallower depths during the day </w:t>
      </w:r>
      <w:r w:rsidR="00305814" w:rsidRPr="00AC7417">
        <w:rPr>
          <w:rFonts w:ascii="Georgia" w:hAnsi="Georgia"/>
          <w:sz w:val="22"/>
          <w:szCs w:val="22"/>
        </w:rPr>
        <w:t>for most of the year</w:t>
      </w:r>
      <w:r w:rsidR="00F0215D" w:rsidRPr="00AC7417">
        <w:rPr>
          <w:rFonts w:ascii="Georgia" w:hAnsi="Georgia"/>
          <w:sz w:val="22"/>
          <w:szCs w:val="22"/>
        </w:rPr>
        <w:t xml:space="preserve"> </w:t>
      </w:r>
      <w:r w:rsidRPr="00AC7417">
        <w:rPr>
          <w:rFonts w:ascii="Georgia" w:hAnsi="Georgia"/>
          <w:sz w:val="22"/>
          <w:szCs w:val="22"/>
        </w:rPr>
        <w:t xml:space="preserve">(except in winter). </w:t>
      </w:r>
      <w:r w:rsidR="00305814" w:rsidRPr="00AC7417">
        <w:rPr>
          <w:rFonts w:ascii="Georgia" w:hAnsi="Georgia"/>
          <w:sz w:val="22"/>
          <w:szCs w:val="22"/>
        </w:rPr>
        <w:t xml:space="preserve">In contrast, </w:t>
      </w:r>
      <w:ins w:id="321" w:author="Marcel Gietzmann-Sanders" w:date="2026-02-05T08:00:00Z" w16du:dateUtc="2026-02-05T13:00:00Z">
        <w:r w:rsidR="009C0459">
          <w:rPr>
            <w:rFonts w:ascii="Georgia" w:hAnsi="Georgia"/>
            <w:sz w:val="22"/>
            <w:szCs w:val="22"/>
          </w:rPr>
          <w:t xml:space="preserve">the </w:t>
        </w:r>
      </w:ins>
      <w:r w:rsidRPr="00AC7417">
        <w:rPr>
          <w:rFonts w:ascii="Georgia" w:hAnsi="Georgia"/>
          <w:sz w:val="22"/>
          <w:szCs w:val="22"/>
        </w:rPr>
        <w:t>Freshwater</w:t>
      </w:r>
      <w:r w:rsidR="00305814" w:rsidRPr="00AC7417">
        <w:rPr>
          <w:rFonts w:ascii="Georgia" w:hAnsi="Georgia"/>
          <w:sz w:val="22"/>
          <w:szCs w:val="22"/>
        </w:rPr>
        <w:t xml:space="preserve"> et al. (2024)</w:t>
      </w:r>
      <w:r w:rsidRPr="00AC7417">
        <w:rPr>
          <w:rFonts w:ascii="Georgia" w:hAnsi="Georgia"/>
          <w:sz w:val="22"/>
          <w:szCs w:val="22"/>
        </w:rPr>
        <w:t xml:space="preserve"> study near</w:t>
      </w:r>
      <w:r w:rsidR="00305814" w:rsidRPr="00AC7417">
        <w:rPr>
          <w:rFonts w:ascii="Georgia" w:hAnsi="Georgia"/>
          <w:sz w:val="22"/>
          <w:szCs w:val="22"/>
        </w:rPr>
        <w:t xml:space="preserve"> the</w:t>
      </w:r>
      <w:r w:rsidRPr="00AC7417">
        <w:rPr>
          <w:rFonts w:ascii="Georgia" w:hAnsi="Georgia"/>
          <w:sz w:val="22"/>
          <w:szCs w:val="22"/>
        </w:rPr>
        <w:t xml:space="preserve"> </w:t>
      </w:r>
      <w:r w:rsidR="00305814" w:rsidRPr="00AC7417">
        <w:rPr>
          <w:rFonts w:ascii="Georgia" w:hAnsi="Georgia"/>
          <w:sz w:val="22"/>
          <w:szCs w:val="22"/>
        </w:rPr>
        <w:t>B.C and WA/OR coast,</w:t>
      </w:r>
      <w:r w:rsidRPr="00AC7417">
        <w:rPr>
          <w:rFonts w:ascii="Georgia" w:hAnsi="Georgia"/>
          <w:sz w:val="22"/>
          <w:szCs w:val="22"/>
        </w:rPr>
        <w:t xml:space="preserve"> found the opposite</w:t>
      </w:r>
      <w:r w:rsidR="00305814" w:rsidRPr="00AC7417">
        <w:rPr>
          <w:rFonts w:ascii="Georgia" w:hAnsi="Georgia"/>
          <w:sz w:val="22"/>
          <w:szCs w:val="22"/>
        </w:rPr>
        <w:t xml:space="preserve"> behavior</w:t>
      </w:r>
      <w:r w:rsidRPr="00AC7417">
        <w:rPr>
          <w:rFonts w:ascii="Georgia" w:hAnsi="Georgia"/>
          <w:sz w:val="22"/>
          <w:szCs w:val="22"/>
        </w:rPr>
        <w:t xml:space="preserve"> with Chinook salmon </w:t>
      </w:r>
      <w:r w:rsidR="00305814" w:rsidRPr="00AC7417">
        <w:rPr>
          <w:rFonts w:ascii="Georgia" w:hAnsi="Georgia"/>
          <w:sz w:val="22"/>
          <w:szCs w:val="22"/>
        </w:rPr>
        <w:t xml:space="preserve">tending to </w:t>
      </w:r>
      <w:r w:rsidRPr="00AC7417">
        <w:rPr>
          <w:rFonts w:ascii="Georgia" w:hAnsi="Georgia"/>
          <w:sz w:val="22"/>
          <w:szCs w:val="22"/>
        </w:rPr>
        <w:t>occupy</w:t>
      </w:r>
      <w:r w:rsidR="00F0215D" w:rsidRPr="00AC7417">
        <w:rPr>
          <w:rFonts w:ascii="Georgia" w:hAnsi="Georgia"/>
          <w:sz w:val="22"/>
          <w:szCs w:val="22"/>
        </w:rPr>
        <w:t xml:space="preserve"> </w:t>
      </w:r>
      <w:r w:rsidRPr="00AC7417">
        <w:rPr>
          <w:rFonts w:ascii="Georgia" w:hAnsi="Georgia"/>
          <w:sz w:val="22"/>
          <w:szCs w:val="22"/>
        </w:rPr>
        <w:t>shallower depths at night.</w:t>
      </w:r>
      <w:r w:rsidR="00F0215D" w:rsidRPr="00AC7417">
        <w:rPr>
          <w:rFonts w:ascii="Georgia" w:hAnsi="Georgia"/>
          <w:sz w:val="22"/>
          <w:szCs w:val="22"/>
        </w:rPr>
        <w:t xml:space="preserve"> </w:t>
      </w:r>
      <w:r w:rsidR="00EB3404" w:rsidRPr="00AC7417">
        <w:rPr>
          <w:rFonts w:ascii="Georgia" w:hAnsi="Georgia"/>
          <w:sz w:val="22"/>
          <w:szCs w:val="22"/>
        </w:rPr>
        <w:t>Our</w:t>
      </w:r>
      <w:r w:rsidR="000A6079" w:rsidRPr="00AC7417">
        <w:rPr>
          <w:rFonts w:ascii="Georgia" w:hAnsi="Georgia"/>
          <w:sz w:val="22"/>
          <w:szCs w:val="22"/>
        </w:rPr>
        <w:t xml:space="preserve"> </w:t>
      </w:r>
      <w:r w:rsidR="00EB3404" w:rsidRPr="00AC7417">
        <w:rPr>
          <w:rFonts w:ascii="Georgia" w:hAnsi="Georgia"/>
          <w:sz w:val="22"/>
          <w:szCs w:val="22"/>
        </w:rPr>
        <w:t>results</w:t>
      </w:r>
      <w:r w:rsidR="000A6079" w:rsidRPr="00AC7417">
        <w:rPr>
          <w:rFonts w:ascii="Georgia" w:hAnsi="Georgia"/>
          <w:sz w:val="22"/>
          <w:szCs w:val="22"/>
        </w:rPr>
        <w:t xml:space="preserve"> corroborate the</w:t>
      </w:r>
      <w:del w:id="322" w:author="Marcel Gietzmann-Sanders" w:date="2026-02-05T08:01:00Z" w16du:dateUtc="2026-02-05T13:01:00Z">
        <w:r w:rsidR="000A6079" w:rsidRPr="00AC7417" w:rsidDel="009C0459">
          <w:rPr>
            <w:rFonts w:ascii="Georgia" w:hAnsi="Georgia"/>
            <w:sz w:val="22"/>
            <w:szCs w:val="22"/>
          </w:rPr>
          <w:delText>se</w:delText>
        </w:r>
      </w:del>
      <w:r w:rsidR="000A6079" w:rsidRPr="00AC7417">
        <w:rPr>
          <w:rFonts w:ascii="Georgia" w:hAnsi="Georgia"/>
          <w:sz w:val="22"/>
          <w:szCs w:val="22"/>
        </w:rPr>
        <w:t xml:space="preserve"> </w:t>
      </w:r>
      <w:del w:id="323" w:author="Marcel Gietzmann-Sanders" w:date="2026-02-05T08:01:00Z" w16du:dateUtc="2026-02-05T13:01:00Z">
        <w:r w:rsidR="000A6079" w:rsidRPr="00AC7417" w:rsidDel="009C0459">
          <w:rPr>
            <w:rFonts w:ascii="Georgia" w:hAnsi="Georgia"/>
            <w:sz w:val="22"/>
            <w:szCs w:val="22"/>
          </w:rPr>
          <w:delText xml:space="preserve">past </w:delText>
        </w:r>
      </w:del>
      <w:ins w:id="324" w:author="Marcel Gietzmann-Sanders" w:date="2026-02-05T08:01:00Z" w16du:dateUtc="2026-02-05T13:01:00Z">
        <w:r w:rsidR="009C0459">
          <w:rPr>
            <w:rFonts w:ascii="Georgia" w:hAnsi="Georgia"/>
            <w:sz w:val="22"/>
            <w:szCs w:val="22"/>
          </w:rPr>
          <w:t>latter</w:t>
        </w:r>
        <w:r w:rsidR="009C0459" w:rsidRPr="00AC7417">
          <w:rPr>
            <w:rFonts w:ascii="Georgia" w:hAnsi="Georgia"/>
            <w:sz w:val="22"/>
            <w:szCs w:val="22"/>
          </w:rPr>
          <w:t xml:space="preserve"> </w:t>
        </w:r>
      </w:ins>
      <w:r w:rsidR="000A6079" w:rsidRPr="00AC7417">
        <w:rPr>
          <w:rFonts w:ascii="Georgia" w:hAnsi="Georgia"/>
          <w:sz w:val="22"/>
          <w:szCs w:val="22"/>
        </w:rPr>
        <w:t>stud</w:t>
      </w:r>
      <w:ins w:id="325" w:author="Marcel Gietzmann-Sanders" w:date="2026-02-05T08:01:00Z" w16du:dateUtc="2026-02-05T13:01:00Z">
        <w:r w:rsidR="009C0459">
          <w:rPr>
            <w:rFonts w:ascii="Georgia" w:hAnsi="Georgia"/>
            <w:sz w:val="22"/>
            <w:szCs w:val="22"/>
          </w:rPr>
          <w:t>y</w:t>
        </w:r>
      </w:ins>
      <w:del w:id="326" w:author="Marcel Gietzmann-Sanders" w:date="2026-02-05T08:01:00Z" w16du:dateUtc="2026-02-05T13:01:00Z">
        <w:r w:rsidR="000A6079" w:rsidRPr="00AC7417" w:rsidDel="009C0459">
          <w:rPr>
            <w:rFonts w:ascii="Georgia" w:hAnsi="Georgia"/>
            <w:sz w:val="22"/>
            <w:szCs w:val="22"/>
          </w:rPr>
          <w:delText>ies</w:delText>
        </w:r>
      </w:del>
      <w:r w:rsidR="000A6079" w:rsidRPr="00AC7417">
        <w:rPr>
          <w:rFonts w:ascii="Georgia" w:hAnsi="Georgia"/>
          <w:sz w:val="22"/>
          <w:szCs w:val="22"/>
        </w:rPr>
        <w:t xml:space="preserve"> for the fall and summer </w:t>
      </w:r>
      <w:r w:rsidR="00D17F9D" w:rsidRPr="00AC7417">
        <w:rPr>
          <w:rFonts w:ascii="Georgia" w:hAnsi="Georgia"/>
          <w:sz w:val="22"/>
          <w:szCs w:val="22"/>
        </w:rPr>
        <w:t>seasons;</w:t>
      </w:r>
      <w:r w:rsidR="000A6079" w:rsidRPr="00AC7417">
        <w:rPr>
          <w:rFonts w:ascii="Georgia" w:hAnsi="Georgia"/>
          <w:sz w:val="22"/>
          <w:szCs w:val="22"/>
        </w:rPr>
        <w:t xml:space="preserve"> however, </w:t>
      </w:r>
      <w:r w:rsidRPr="00AC7417">
        <w:rPr>
          <w:rFonts w:ascii="Georgia" w:hAnsi="Georgia"/>
          <w:sz w:val="22"/>
          <w:szCs w:val="22"/>
        </w:rPr>
        <w:t>Chinook salmon were found to be closer to the surface during the day</w:t>
      </w:r>
      <w:r w:rsidR="000A6079" w:rsidRPr="00AC7417">
        <w:rPr>
          <w:rFonts w:ascii="Georgia" w:hAnsi="Georgia"/>
          <w:sz w:val="22"/>
          <w:szCs w:val="22"/>
        </w:rPr>
        <w:t xml:space="preserve"> during the </w:t>
      </w:r>
      <w:r w:rsidR="00EB3404" w:rsidRPr="00AC7417">
        <w:rPr>
          <w:rFonts w:ascii="Georgia" w:hAnsi="Georgia"/>
          <w:sz w:val="22"/>
          <w:szCs w:val="22"/>
        </w:rPr>
        <w:t xml:space="preserve">late </w:t>
      </w:r>
      <w:r w:rsidR="000A6079" w:rsidRPr="00AC7417">
        <w:rPr>
          <w:rFonts w:ascii="Georgia" w:hAnsi="Georgia"/>
          <w:sz w:val="22"/>
          <w:szCs w:val="22"/>
        </w:rPr>
        <w:t xml:space="preserve">winter and </w:t>
      </w:r>
      <w:r w:rsidR="00EB3404" w:rsidRPr="00AC7417">
        <w:rPr>
          <w:rFonts w:ascii="Georgia" w:hAnsi="Georgia"/>
          <w:sz w:val="22"/>
          <w:szCs w:val="22"/>
        </w:rPr>
        <w:t xml:space="preserve">early </w:t>
      </w:r>
      <w:r w:rsidR="000A6079" w:rsidRPr="00AC7417">
        <w:rPr>
          <w:rFonts w:ascii="Georgia" w:hAnsi="Georgia"/>
          <w:sz w:val="22"/>
          <w:szCs w:val="22"/>
        </w:rPr>
        <w:t>spring seasons</w:t>
      </w:r>
      <w:r w:rsidR="00EB3404" w:rsidRPr="00AC7417">
        <w:rPr>
          <w:rFonts w:ascii="Georgia" w:hAnsi="Georgia"/>
          <w:sz w:val="22"/>
          <w:szCs w:val="22"/>
        </w:rPr>
        <w:t>.</w:t>
      </w:r>
      <w:r w:rsidRPr="00AC7417">
        <w:rPr>
          <w:rFonts w:ascii="Georgia" w:hAnsi="Georgia"/>
          <w:sz w:val="22"/>
          <w:szCs w:val="22"/>
        </w:rPr>
        <w:t xml:space="preserve"> </w:t>
      </w:r>
    </w:p>
    <w:p w14:paraId="34DC079C" w14:textId="77777777" w:rsidR="00D46FCC" w:rsidRPr="00AC7417" w:rsidRDefault="00D46FCC" w:rsidP="003069E2">
      <w:pPr>
        <w:spacing w:line="480" w:lineRule="auto"/>
        <w:jc w:val="both"/>
        <w:rPr>
          <w:rFonts w:ascii="Georgia" w:hAnsi="Georgia"/>
          <w:sz w:val="22"/>
          <w:szCs w:val="22"/>
        </w:rPr>
      </w:pPr>
    </w:p>
    <w:p w14:paraId="363F82CB" w14:textId="64ABFB7E"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Beyond </w:t>
      </w:r>
      <w:r w:rsidR="003313FA" w:rsidRPr="00AC7417">
        <w:rPr>
          <w:rFonts w:ascii="Georgia" w:hAnsi="Georgia"/>
          <w:sz w:val="22"/>
          <w:szCs w:val="22"/>
        </w:rPr>
        <w:t>just categorizing behaviors as occurring in day/night</w:t>
      </w:r>
      <w:r w:rsidRPr="00AC7417">
        <w:rPr>
          <w:rFonts w:ascii="Georgia" w:hAnsi="Georgia"/>
          <w:sz w:val="22"/>
          <w:szCs w:val="22"/>
        </w:rPr>
        <w:t>, by using a time-of-day feature</w:t>
      </w:r>
      <w:r w:rsidR="003313FA" w:rsidRPr="00AC7417">
        <w:rPr>
          <w:rFonts w:ascii="Georgia" w:hAnsi="Georgia"/>
          <w:sz w:val="22"/>
          <w:szCs w:val="22"/>
        </w:rPr>
        <w:t xml:space="preserve"> in our models,</w:t>
      </w:r>
      <w:r w:rsidRPr="00AC7417">
        <w:rPr>
          <w:rFonts w:ascii="Georgia" w:hAnsi="Georgia"/>
          <w:sz w:val="22"/>
          <w:szCs w:val="22"/>
        </w:rPr>
        <w:t xml:space="preserve"> as we were able to capture when the shift between day-like behavior and night-like behavior occurs as well as the </w:t>
      </w:r>
      <w:r w:rsidR="005C0097" w:rsidRPr="00AC7417">
        <w:rPr>
          <w:rFonts w:ascii="Georgia" w:hAnsi="Georgia"/>
          <w:sz w:val="22"/>
          <w:szCs w:val="22"/>
        </w:rPr>
        <w:t>speed</w:t>
      </w:r>
      <w:r w:rsidRPr="00AC7417">
        <w:rPr>
          <w:rFonts w:ascii="Georgia" w:hAnsi="Georgia"/>
          <w:sz w:val="22"/>
          <w:szCs w:val="22"/>
        </w:rPr>
        <w:t xml:space="preserve"> of </w:t>
      </w:r>
      <w:r w:rsidR="005C0097" w:rsidRPr="00AC7417">
        <w:rPr>
          <w:rFonts w:ascii="Georgia" w:hAnsi="Georgia"/>
          <w:sz w:val="22"/>
          <w:szCs w:val="22"/>
        </w:rPr>
        <w:t xml:space="preserve">these </w:t>
      </w:r>
      <w:r w:rsidRPr="00AC7417">
        <w:rPr>
          <w:rFonts w:ascii="Georgia" w:hAnsi="Georgia"/>
          <w:sz w:val="22"/>
          <w:szCs w:val="22"/>
        </w:rPr>
        <w:t>transition</w:t>
      </w:r>
      <w:r w:rsidR="005C0097" w:rsidRPr="00AC7417">
        <w:rPr>
          <w:rFonts w:ascii="Georgia" w:hAnsi="Georgia"/>
          <w:sz w:val="22"/>
          <w:szCs w:val="22"/>
        </w:rPr>
        <w:t>s</w:t>
      </w:r>
      <w:r w:rsidRPr="00AC7417">
        <w:rPr>
          <w:rFonts w:ascii="Georgia" w:hAnsi="Georgia"/>
          <w:sz w:val="22"/>
          <w:szCs w:val="22"/>
        </w:rPr>
        <w:t xml:space="preserve">. </w:t>
      </w:r>
      <w:r w:rsidR="005C0097" w:rsidRPr="00AC7417">
        <w:rPr>
          <w:rFonts w:ascii="Georgia" w:hAnsi="Georgia"/>
          <w:sz w:val="22"/>
          <w:szCs w:val="22"/>
        </w:rPr>
        <w:t>The results of these analyses</w:t>
      </w:r>
      <w:r w:rsidRPr="00AC7417">
        <w:rPr>
          <w:rFonts w:ascii="Georgia" w:hAnsi="Georgia"/>
          <w:sz w:val="22"/>
          <w:szCs w:val="22"/>
        </w:rPr>
        <w:t xml:space="preserve"> suggest two </w:t>
      </w:r>
      <w:r w:rsidR="005C0097" w:rsidRPr="00AC7417">
        <w:rPr>
          <w:rFonts w:ascii="Georgia" w:hAnsi="Georgia"/>
          <w:sz w:val="22"/>
          <w:szCs w:val="22"/>
        </w:rPr>
        <w:t xml:space="preserve">overall </w:t>
      </w:r>
      <w:r w:rsidRPr="00AC7417">
        <w:rPr>
          <w:rFonts w:ascii="Georgia" w:hAnsi="Georgia"/>
          <w:sz w:val="22"/>
          <w:szCs w:val="22"/>
        </w:rPr>
        <w:t xml:space="preserve">modes of behavior with only a small portion of the day spent in transition. Such time-of-day shifts </w:t>
      </w:r>
      <w:r w:rsidR="00123040" w:rsidRPr="00AC7417">
        <w:rPr>
          <w:rFonts w:ascii="Georgia" w:hAnsi="Georgia"/>
          <w:sz w:val="22"/>
          <w:szCs w:val="22"/>
        </w:rPr>
        <w:t>(e.g., day, night, crepuscular)</w:t>
      </w:r>
      <w:r w:rsidR="00687A05" w:rsidRPr="00AC7417">
        <w:rPr>
          <w:rFonts w:ascii="Georgia" w:hAnsi="Georgia"/>
          <w:sz w:val="22"/>
          <w:szCs w:val="22"/>
        </w:rPr>
        <w:t xml:space="preserve"> have </w:t>
      </w:r>
      <w:r w:rsidRPr="00AC7417">
        <w:rPr>
          <w:rFonts w:ascii="Georgia" w:hAnsi="Georgia"/>
          <w:sz w:val="22"/>
          <w:szCs w:val="22"/>
        </w:rPr>
        <w:t xml:space="preserve">been observed in other </w:t>
      </w:r>
      <w:r w:rsidR="00123040" w:rsidRPr="00AC7417">
        <w:rPr>
          <w:rFonts w:ascii="Georgia" w:hAnsi="Georgia"/>
          <w:sz w:val="22"/>
          <w:szCs w:val="22"/>
        </w:rPr>
        <w:t xml:space="preserve">many species of </w:t>
      </w:r>
      <w:r w:rsidRPr="00AC7417">
        <w:rPr>
          <w:rFonts w:ascii="Georgia" w:hAnsi="Georgia"/>
          <w:sz w:val="22"/>
          <w:szCs w:val="22"/>
        </w:rPr>
        <w:t xml:space="preserve">mobile, </w:t>
      </w:r>
      <w:r w:rsidRPr="00AC7417">
        <w:rPr>
          <w:rFonts w:ascii="Georgia" w:hAnsi="Georgia"/>
          <w:sz w:val="22"/>
          <w:szCs w:val="22"/>
        </w:rPr>
        <w:lastRenderedPageBreak/>
        <w:t>predatory fishes</w:t>
      </w:r>
      <w:r w:rsidR="00123040" w:rsidRPr="00AC7417">
        <w:rPr>
          <w:rFonts w:ascii="Georgia" w:hAnsi="Georgia"/>
          <w:sz w:val="22"/>
          <w:szCs w:val="22"/>
        </w:rPr>
        <w:t xml:space="preserve">, including </w:t>
      </w:r>
      <w:r w:rsidRPr="00AC7417">
        <w:rPr>
          <w:rFonts w:ascii="Georgia" w:hAnsi="Georgia"/>
          <w:sz w:val="22"/>
          <w:szCs w:val="22"/>
        </w:rPr>
        <w:t xml:space="preserve">Billfishes, tuna, and </w:t>
      </w:r>
      <w:r w:rsidR="00123040" w:rsidRPr="00AC7417">
        <w:rPr>
          <w:rFonts w:ascii="Georgia" w:hAnsi="Georgia"/>
          <w:sz w:val="22"/>
          <w:szCs w:val="22"/>
        </w:rPr>
        <w:t>Pacific and Atlantic salmon</w:t>
      </w:r>
      <w:r w:rsidRPr="00AC7417">
        <w:rPr>
          <w:rFonts w:ascii="Georgia" w:hAnsi="Georgia"/>
          <w:sz w:val="22"/>
          <w:szCs w:val="22"/>
        </w:rPr>
        <w:t xml:space="preserve">. </w:t>
      </w:r>
      <w:r w:rsidR="00123040" w:rsidRPr="00AC7417">
        <w:rPr>
          <w:rFonts w:ascii="Georgia" w:hAnsi="Georgia"/>
          <w:sz w:val="22"/>
          <w:szCs w:val="22"/>
        </w:rPr>
        <w:t xml:space="preserve">For example, </w:t>
      </w:r>
      <w:r w:rsidRPr="00AC7417">
        <w:rPr>
          <w:rFonts w:ascii="Georgia" w:hAnsi="Georgia"/>
          <w:sz w:val="22"/>
          <w:szCs w:val="22"/>
        </w:rPr>
        <w:t>Black</w:t>
      </w:r>
      <w:r w:rsidR="00687A05" w:rsidRPr="00AC7417">
        <w:rPr>
          <w:rFonts w:ascii="Georgia" w:hAnsi="Georgia"/>
          <w:sz w:val="22"/>
          <w:szCs w:val="22"/>
        </w:rPr>
        <w:t xml:space="preserve"> (</w:t>
      </w:r>
      <w:proofErr w:type="spellStart"/>
      <w:r w:rsidR="00687A05" w:rsidRPr="00AC7417">
        <w:rPr>
          <w:rFonts w:ascii="Georgia" w:hAnsi="Georgia"/>
          <w:i/>
          <w:iCs/>
          <w:sz w:val="22"/>
          <w:szCs w:val="22"/>
        </w:rPr>
        <w:t>Istiompax</w:t>
      </w:r>
      <w:proofErr w:type="spellEnd"/>
      <w:r w:rsidR="00687A05" w:rsidRPr="00AC7417">
        <w:rPr>
          <w:rFonts w:ascii="Georgia" w:hAnsi="Georgia"/>
          <w:i/>
          <w:iCs/>
          <w:sz w:val="22"/>
          <w:szCs w:val="22"/>
        </w:rPr>
        <w:t xml:space="preserve"> indica</w:t>
      </w:r>
      <w:r w:rsidR="00687A05" w:rsidRPr="00AC7417">
        <w:rPr>
          <w:rFonts w:ascii="Georgia" w:hAnsi="Georgia"/>
          <w:sz w:val="22"/>
          <w:szCs w:val="22"/>
        </w:rPr>
        <w:t xml:space="preserve">) </w:t>
      </w:r>
      <w:r w:rsidRPr="00AC7417">
        <w:rPr>
          <w:rFonts w:ascii="Georgia" w:hAnsi="Georgia"/>
          <w:sz w:val="22"/>
          <w:szCs w:val="22"/>
        </w:rPr>
        <w:t xml:space="preserve">and </w:t>
      </w:r>
      <w:proofErr w:type="gramStart"/>
      <w:r w:rsidRPr="00AC7417">
        <w:rPr>
          <w:rFonts w:ascii="Georgia" w:hAnsi="Georgia"/>
          <w:sz w:val="22"/>
          <w:szCs w:val="22"/>
        </w:rPr>
        <w:t>Striped</w:t>
      </w:r>
      <w:proofErr w:type="gramEnd"/>
      <w:r w:rsidRPr="00AC7417">
        <w:rPr>
          <w:rFonts w:ascii="Georgia" w:hAnsi="Georgia"/>
          <w:sz w:val="22"/>
          <w:szCs w:val="22"/>
        </w:rPr>
        <w:t xml:space="preserve"> marlin</w:t>
      </w:r>
      <w:r w:rsidR="00687A05" w:rsidRPr="00AC7417">
        <w:rPr>
          <w:rFonts w:ascii="Georgia" w:hAnsi="Georgia"/>
          <w:sz w:val="22"/>
          <w:szCs w:val="22"/>
        </w:rPr>
        <w:t xml:space="preserve"> (</w:t>
      </w:r>
      <w:proofErr w:type="spellStart"/>
      <w:r w:rsidR="00687A05" w:rsidRPr="00AC7417">
        <w:rPr>
          <w:rFonts w:ascii="Georgia" w:hAnsi="Georgia"/>
          <w:i/>
          <w:iCs/>
          <w:sz w:val="22"/>
          <w:szCs w:val="22"/>
        </w:rPr>
        <w:t>Kajikia</w:t>
      </w:r>
      <w:proofErr w:type="spellEnd"/>
      <w:r w:rsidR="00687A05" w:rsidRPr="00AC7417">
        <w:rPr>
          <w:rFonts w:ascii="Georgia" w:hAnsi="Georgia"/>
          <w:i/>
          <w:iCs/>
          <w:sz w:val="22"/>
          <w:szCs w:val="22"/>
        </w:rPr>
        <w:t xml:space="preserve"> audax</w:t>
      </w:r>
      <w:r w:rsidR="00687A05" w:rsidRPr="00AC7417">
        <w:rPr>
          <w:rFonts w:ascii="Georgia" w:hAnsi="Georgia"/>
          <w:sz w:val="22"/>
          <w:szCs w:val="22"/>
        </w:rPr>
        <w:t>)</w:t>
      </w:r>
      <w:r w:rsidRPr="00AC7417">
        <w:rPr>
          <w:rFonts w:ascii="Georgia" w:hAnsi="Georgia"/>
          <w:sz w:val="22"/>
          <w:szCs w:val="22"/>
        </w:rPr>
        <w:t xml:space="preserve"> (Rohner, 2022), Bigeye tuna</w:t>
      </w:r>
      <w:r w:rsidR="00687A05" w:rsidRPr="00AC7417">
        <w:rPr>
          <w:rFonts w:ascii="Georgia" w:hAnsi="Georgia"/>
          <w:sz w:val="22"/>
          <w:szCs w:val="22"/>
        </w:rPr>
        <w:t xml:space="preserve"> (</w:t>
      </w:r>
      <w:r w:rsidR="00687A05" w:rsidRPr="00AC7417">
        <w:rPr>
          <w:rFonts w:ascii="Georgia" w:hAnsi="Georgia"/>
          <w:i/>
          <w:iCs/>
          <w:sz w:val="22"/>
          <w:szCs w:val="22"/>
        </w:rPr>
        <w:t>Thunnus obesus</w:t>
      </w:r>
      <w:r w:rsidR="00687A05" w:rsidRPr="00AC7417">
        <w:rPr>
          <w:rFonts w:ascii="Georgia" w:hAnsi="Georgia"/>
          <w:sz w:val="22"/>
          <w:szCs w:val="22"/>
        </w:rPr>
        <w:t>)</w:t>
      </w:r>
      <w:r w:rsidRPr="00AC7417">
        <w:rPr>
          <w:rFonts w:ascii="Georgia" w:hAnsi="Georgia"/>
          <w:sz w:val="22"/>
          <w:szCs w:val="22"/>
        </w:rPr>
        <w:t xml:space="preserve"> (Howell, 2010), Yellowfin tuna</w:t>
      </w:r>
      <w:r w:rsidR="00687A05" w:rsidRPr="00AC7417">
        <w:rPr>
          <w:rFonts w:ascii="Georgia" w:hAnsi="Georgia"/>
          <w:sz w:val="22"/>
          <w:szCs w:val="22"/>
        </w:rPr>
        <w:t xml:space="preserve"> (</w:t>
      </w:r>
      <w:r w:rsidR="00687A05" w:rsidRPr="00AC7417">
        <w:rPr>
          <w:rFonts w:ascii="Georgia" w:hAnsi="Georgia"/>
          <w:i/>
          <w:iCs/>
          <w:sz w:val="22"/>
          <w:szCs w:val="22"/>
        </w:rPr>
        <w:t xml:space="preserve">Thunnus </w:t>
      </w:r>
      <w:proofErr w:type="spellStart"/>
      <w:r w:rsidR="00687A05" w:rsidRPr="00AC7417">
        <w:rPr>
          <w:rFonts w:ascii="Georgia" w:hAnsi="Georgia"/>
          <w:i/>
          <w:iCs/>
          <w:sz w:val="22"/>
          <w:szCs w:val="22"/>
        </w:rPr>
        <w:t>albacares</w:t>
      </w:r>
      <w:proofErr w:type="spellEnd"/>
      <w:r w:rsidR="00687A05" w:rsidRPr="00AC7417">
        <w:rPr>
          <w:rFonts w:ascii="Georgia" w:hAnsi="Georgia"/>
          <w:sz w:val="22"/>
          <w:szCs w:val="22"/>
        </w:rPr>
        <w:t>)</w:t>
      </w:r>
      <w:r w:rsidRPr="00AC7417">
        <w:rPr>
          <w:rFonts w:ascii="Georgia" w:hAnsi="Georgia"/>
          <w:sz w:val="22"/>
          <w:szCs w:val="22"/>
        </w:rPr>
        <w:t xml:space="preserve"> (Shaefer, 2007) have all been demonstrated to have shallower distributions during the day than at night. </w:t>
      </w:r>
      <w:r w:rsidR="008400C2" w:rsidRPr="00AC7417">
        <w:rPr>
          <w:rFonts w:ascii="Georgia" w:hAnsi="Georgia"/>
          <w:sz w:val="22"/>
          <w:szCs w:val="22"/>
        </w:rPr>
        <w:t xml:space="preserve">Additionally, </w:t>
      </w:r>
      <w:r w:rsidRPr="00AC7417">
        <w:rPr>
          <w:rFonts w:ascii="Georgia" w:hAnsi="Georgia"/>
          <w:sz w:val="22"/>
          <w:szCs w:val="22"/>
        </w:rPr>
        <w:t xml:space="preserve">Atlantic salmon </w:t>
      </w:r>
      <w:r w:rsidR="00687A05" w:rsidRPr="00AC7417">
        <w:rPr>
          <w:rFonts w:ascii="Georgia" w:hAnsi="Georgia"/>
          <w:sz w:val="22"/>
          <w:szCs w:val="22"/>
        </w:rPr>
        <w:t>(</w:t>
      </w:r>
      <w:r w:rsidR="00687A05" w:rsidRPr="00AC7417">
        <w:rPr>
          <w:rFonts w:ascii="Georgia" w:hAnsi="Georgia"/>
          <w:i/>
          <w:iCs/>
          <w:sz w:val="22"/>
          <w:szCs w:val="22"/>
        </w:rPr>
        <w:t xml:space="preserve">Salmo </w:t>
      </w:r>
      <w:proofErr w:type="spellStart"/>
      <w:r w:rsidR="00687A05" w:rsidRPr="00AC7417">
        <w:rPr>
          <w:rFonts w:ascii="Georgia" w:hAnsi="Georgia"/>
          <w:i/>
          <w:iCs/>
          <w:sz w:val="22"/>
          <w:szCs w:val="22"/>
        </w:rPr>
        <w:t>salar</w:t>
      </w:r>
      <w:proofErr w:type="spellEnd"/>
      <w:r w:rsidR="00687A05" w:rsidRPr="00AC7417">
        <w:rPr>
          <w:rFonts w:ascii="Georgia" w:hAnsi="Georgia"/>
          <w:sz w:val="22"/>
          <w:szCs w:val="22"/>
        </w:rPr>
        <w:t xml:space="preserve">) </w:t>
      </w:r>
      <w:r w:rsidRPr="00AC7417">
        <w:rPr>
          <w:rFonts w:ascii="Georgia" w:hAnsi="Georgia"/>
          <w:sz w:val="22"/>
          <w:szCs w:val="22"/>
        </w:rPr>
        <w:t xml:space="preserve">both </w:t>
      </w:r>
      <w:proofErr w:type="gramStart"/>
      <w:r w:rsidRPr="00AC7417">
        <w:rPr>
          <w:rFonts w:ascii="Georgia" w:hAnsi="Georgia"/>
          <w:sz w:val="22"/>
          <w:szCs w:val="22"/>
        </w:rPr>
        <w:t>dive</w:t>
      </w:r>
      <w:proofErr w:type="gramEnd"/>
      <w:r w:rsidRPr="00AC7417">
        <w:rPr>
          <w:rFonts w:ascii="Georgia" w:hAnsi="Georgia"/>
          <w:sz w:val="22"/>
          <w:szCs w:val="22"/>
        </w:rPr>
        <w:t xml:space="preserve"> deeper during the day and tend to be much more surface oriented during the long polar night (Strom, 2018). </w:t>
      </w:r>
      <w:r w:rsidR="004617C6" w:rsidRPr="00AC7417">
        <w:rPr>
          <w:rFonts w:ascii="Georgia" w:hAnsi="Georgia"/>
          <w:sz w:val="22"/>
          <w:szCs w:val="22"/>
        </w:rPr>
        <w:t xml:space="preserve"> </w:t>
      </w:r>
    </w:p>
    <w:p w14:paraId="4DE01E18" w14:textId="77777777" w:rsidR="00DE61C7" w:rsidRPr="00AC7417" w:rsidRDefault="00DE61C7" w:rsidP="003069E2">
      <w:pPr>
        <w:spacing w:line="480" w:lineRule="auto"/>
        <w:jc w:val="both"/>
        <w:rPr>
          <w:rFonts w:ascii="Georgia" w:hAnsi="Georgia"/>
          <w:sz w:val="22"/>
          <w:szCs w:val="22"/>
        </w:rPr>
      </w:pPr>
    </w:p>
    <w:p w14:paraId="3D898129" w14:textId="25037A6D" w:rsidR="00DE61C7" w:rsidRPr="00AC7417" w:rsidRDefault="00D17F9D" w:rsidP="003069E2">
      <w:pPr>
        <w:spacing w:line="480" w:lineRule="auto"/>
        <w:jc w:val="both"/>
        <w:rPr>
          <w:rFonts w:ascii="Georgia" w:hAnsi="Georgia"/>
          <w:sz w:val="22"/>
          <w:szCs w:val="22"/>
        </w:rPr>
      </w:pPr>
      <w:r>
        <w:rPr>
          <w:rFonts w:ascii="Georgia" w:hAnsi="Georgia"/>
          <w:sz w:val="22"/>
          <w:szCs w:val="22"/>
        </w:rPr>
        <w:t xml:space="preserve">Finally, we documented a tendency for Chinook salmon to shift deeper as the depth of the water column increases, yet we did so without requiring an overall depth feature. This overall tendency is well documented </w:t>
      </w:r>
      <w:ins w:id="327" w:author="Marcel Gietzmann-Sanders" w:date="2026-02-05T10:48:00Z" w16du:dateUtc="2026-02-05T15:48:00Z">
        <w:r w:rsidR="004422D3">
          <w:rPr>
            <w:rFonts w:ascii="Georgia" w:hAnsi="Georgia"/>
            <w:sz w:val="22"/>
            <w:szCs w:val="22"/>
          </w:rPr>
          <w:t>[</w:t>
        </w:r>
      </w:ins>
      <w:ins w:id="328" w:author="Marcel Gietzmann-Sanders" w:date="2026-02-05T10:52:00Z" w16du:dateUtc="2026-02-05T15:52:00Z">
        <w:r w:rsidR="004422D3">
          <w:rPr>
            <w:rFonts w:ascii="Georgia" w:hAnsi="Georgia"/>
            <w:sz w:val="22"/>
            <w:szCs w:val="22"/>
          </w:rPr>
          <w:t xml:space="preserve">17, </w:t>
        </w:r>
      </w:ins>
      <w:ins w:id="329" w:author="Marcel Gietzmann-Sanders" w:date="2026-02-05T10:48:00Z" w16du:dateUtc="2026-02-05T15:48:00Z">
        <w:r w:rsidR="004422D3">
          <w:rPr>
            <w:rFonts w:ascii="Georgia" w:hAnsi="Georgia"/>
            <w:sz w:val="22"/>
            <w:szCs w:val="22"/>
          </w:rPr>
          <w:t>1</w:t>
        </w:r>
      </w:ins>
      <w:ins w:id="330" w:author="Marcel Gietzmann-Sanders" w:date="2026-02-05T10:50:00Z" w16du:dateUtc="2026-02-05T15:50:00Z">
        <w:r w:rsidR="004422D3">
          <w:rPr>
            <w:rFonts w:ascii="Georgia" w:hAnsi="Georgia"/>
            <w:sz w:val="22"/>
            <w:szCs w:val="22"/>
          </w:rPr>
          <w:t>8</w:t>
        </w:r>
      </w:ins>
      <w:ins w:id="331" w:author="Marcel Gietzmann-Sanders" w:date="2026-02-05T10:48:00Z" w16du:dateUtc="2026-02-05T15:48:00Z">
        <w:r w:rsidR="004422D3">
          <w:rPr>
            <w:rFonts w:ascii="Georgia" w:hAnsi="Georgia"/>
            <w:sz w:val="22"/>
            <w:szCs w:val="22"/>
          </w:rPr>
          <w:t xml:space="preserve"> </w:t>
        </w:r>
      </w:ins>
      <w:del w:id="332" w:author="Marcel Gietzmann-Sanders" w:date="2026-02-05T10:48:00Z" w16du:dateUtc="2026-02-05T15:48:00Z">
        <w:r w:rsidR="00DE61C7" w:rsidRPr="00AC7417" w:rsidDel="004422D3">
          <w:rPr>
            <w:rFonts w:ascii="Georgia" w:hAnsi="Georgia"/>
            <w:sz w:val="22"/>
            <w:szCs w:val="22"/>
          </w:rPr>
          <w:delText>(</w:delText>
        </w:r>
      </w:del>
      <w:r w:rsidR="00DE61C7" w:rsidRPr="00AC7417">
        <w:rPr>
          <w:rFonts w:ascii="Georgia" w:hAnsi="Georgia"/>
          <w:sz w:val="22"/>
          <w:szCs w:val="22"/>
        </w:rPr>
        <w:t>Freshwater, 2024</w:t>
      </w:r>
      <w:del w:id="333" w:author="Marcel Gietzmann-Sanders" w:date="2026-02-05T10:48:00Z" w16du:dateUtc="2026-02-05T15:48:00Z">
        <w:r w:rsidR="004A7F26" w:rsidDel="004422D3">
          <w:rPr>
            <w:rFonts w:ascii="Georgia" w:hAnsi="Georgia"/>
            <w:sz w:val="22"/>
            <w:szCs w:val="22"/>
          </w:rPr>
          <w:delText xml:space="preserve">; </w:delText>
        </w:r>
        <w:r w:rsidR="00DE61C7" w:rsidRPr="00AC7417" w:rsidDel="004422D3">
          <w:rPr>
            <w:rFonts w:ascii="Georgia" w:hAnsi="Georgia"/>
            <w:sz w:val="22"/>
            <w:szCs w:val="22"/>
          </w:rPr>
          <w:delText>Arostegui, 2017</w:delText>
        </w:r>
      </w:del>
      <w:r w:rsidR="004A7F26">
        <w:rPr>
          <w:rFonts w:ascii="Georgia" w:hAnsi="Georgia"/>
          <w:sz w:val="22"/>
          <w:szCs w:val="22"/>
        </w:rPr>
        <w:t>;</w:t>
      </w:r>
      <w:del w:id="334" w:author="Marcel Gietzmann-Sanders" w:date="2026-02-05T10:52:00Z" w16du:dateUtc="2026-02-05T15:52:00Z">
        <w:r w:rsidR="004A7F26" w:rsidDel="004422D3">
          <w:rPr>
            <w:rFonts w:ascii="Georgia" w:hAnsi="Georgia"/>
            <w:sz w:val="22"/>
            <w:szCs w:val="22"/>
          </w:rPr>
          <w:delText xml:space="preserve"> </w:delText>
        </w:r>
        <w:r w:rsidR="00DE61C7" w:rsidRPr="00AC7417" w:rsidDel="004422D3">
          <w:rPr>
            <w:rFonts w:ascii="Georgia" w:hAnsi="Georgia"/>
            <w:sz w:val="22"/>
            <w:szCs w:val="22"/>
          </w:rPr>
          <w:delText>Orsi, 1995</w:delText>
        </w:r>
        <w:r w:rsidR="004A7F26" w:rsidDel="004422D3">
          <w:rPr>
            <w:rFonts w:ascii="Georgia" w:hAnsi="Georgia"/>
            <w:sz w:val="22"/>
            <w:szCs w:val="22"/>
          </w:rPr>
          <w:delText>;</w:delText>
        </w:r>
      </w:del>
      <w:r w:rsidR="004A7F26">
        <w:rPr>
          <w:rFonts w:ascii="Georgia" w:hAnsi="Georgia"/>
          <w:sz w:val="22"/>
          <w:szCs w:val="22"/>
        </w:rPr>
        <w:t xml:space="preserve"> </w:t>
      </w:r>
      <w:r w:rsidR="00DE61C7" w:rsidRPr="00AC7417">
        <w:rPr>
          <w:rFonts w:ascii="Georgia" w:hAnsi="Georgia"/>
          <w:sz w:val="22"/>
          <w:szCs w:val="22"/>
        </w:rPr>
        <w:t>Walker, 2007)</w:t>
      </w:r>
      <w:r>
        <w:rPr>
          <w:rFonts w:ascii="Georgia" w:hAnsi="Georgia"/>
          <w:sz w:val="22"/>
          <w:szCs w:val="22"/>
        </w:rPr>
        <w:t xml:space="preserve"> and b</w:t>
      </w:r>
      <w:r w:rsidR="00DE61C7" w:rsidRPr="00AC7417">
        <w:rPr>
          <w:rFonts w:ascii="Georgia" w:hAnsi="Georgia"/>
          <w:sz w:val="22"/>
          <w:szCs w:val="22"/>
        </w:rPr>
        <w:t xml:space="preserve">ecause our model produces an odds of occupancy per depth bin, the addition of deeper and more depth bins has the effect of reducing the likelihood of occupying shallower depth bins. Nonetheless it was surprising that this simple fact of math captured enough of the bathymetry effect on Chinook salmon </w:t>
      </w:r>
      <w:r w:rsidR="0035119B" w:rsidRPr="00AC7417">
        <w:rPr>
          <w:rFonts w:ascii="Georgia" w:hAnsi="Georgia"/>
          <w:sz w:val="22"/>
          <w:szCs w:val="22"/>
        </w:rPr>
        <w:t xml:space="preserve">that depth as a feature was unnecessary. </w:t>
      </w:r>
      <w:r w:rsidR="00DE61C7" w:rsidRPr="00AC7417">
        <w:rPr>
          <w:rFonts w:ascii="Georgia" w:hAnsi="Georgia"/>
          <w:sz w:val="22"/>
          <w:szCs w:val="22"/>
        </w:rPr>
        <w:t xml:space="preserve">Perhaps this </w:t>
      </w:r>
      <w:r w:rsidR="0035119B" w:rsidRPr="00AC7417">
        <w:rPr>
          <w:rFonts w:ascii="Georgia" w:hAnsi="Georgia"/>
          <w:sz w:val="22"/>
          <w:szCs w:val="22"/>
        </w:rPr>
        <w:t>is related to the finding in a prior study</w:t>
      </w:r>
      <w:r w:rsidR="00DE61C7" w:rsidRPr="00AC7417">
        <w:rPr>
          <w:rFonts w:ascii="Georgia" w:hAnsi="Georgia"/>
          <w:sz w:val="22"/>
          <w:szCs w:val="22"/>
        </w:rPr>
        <w:t xml:space="preserve"> (Freshwater et. al) that the relative position in the water column was a more predictive feature than the </w:t>
      </w:r>
      <w:r w:rsidR="00687A05" w:rsidRPr="00AC7417">
        <w:rPr>
          <w:rFonts w:ascii="Georgia" w:hAnsi="Georgia"/>
          <w:sz w:val="22"/>
          <w:szCs w:val="22"/>
        </w:rPr>
        <w:t>actual</w:t>
      </w:r>
      <w:r w:rsidR="00DE61C7" w:rsidRPr="00AC7417">
        <w:rPr>
          <w:rFonts w:ascii="Georgia" w:hAnsi="Georgia"/>
          <w:sz w:val="22"/>
          <w:szCs w:val="22"/>
        </w:rPr>
        <w:t xml:space="preserve"> depth. </w:t>
      </w:r>
    </w:p>
    <w:p w14:paraId="0DB0B7E9" w14:textId="77777777" w:rsidR="00DE61C7" w:rsidRPr="00AC7417" w:rsidRDefault="00DE61C7" w:rsidP="003069E2">
      <w:pPr>
        <w:spacing w:line="480" w:lineRule="auto"/>
        <w:jc w:val="both"/>
        <w:rPr>
          <w:rFonts w:ascii="Georgia" w:hAnsi="Georgia"/>
          <w:sz w:val="22"/>
          <w:szCs w:val="22"/>
        </w:rPr>
      </w:pPr>
    </w:p>
    <w:p w14:paraId="5F2CCC72" w14:textId="0CCCFA2F" w:rsidR="00DE61C7" w:rsidRPr="00AC7417" w:rsidRDefault="00D17F9D" w:rsidP="003069E2">
      <w:pPr>
        <w:spacing w:line="480" w:lineRule="auto"/>
        <w:jc w:val="both"/>
        <w:rPr>
          <w:rFonts w:ascii="Georgia" w:hAnsi="Georgia"/>
          <w:sz w:val="22"/>
          <w:szCs w:val="22"/>
        </w:rPr>
      </w:pPr>
      <w:r>
        <w:rPr>
          <w:rFonts w:ascii="Georgia" w:hAnsi="Georgia"/>
          <w:sz w:val="22"/>
          <w:szCs w:val="22"/>
        </w:rPr>
        <w:t>In summary</w:t>
      </w:r>
      <w:r w:rsidR="00DE61C7" w:rsidRPr="00AC7417">
        <w:rPr>
          <w:rFonts w:ascii="Georgia" w:hAnsi="Georgia"/>
          <w:sz w:val="22"/>
          <w:szCs w:val="22"/>
        </w:rPr>
        <w:t xml:space="preserve">, these findings highlight the value of probabilistic deep learning for resolving fine-scale ecological patterns across time and space. By capturing both known and previously unresolved structure in Chinook salmon </w:t>
      </w:r>
      <w:r w:rsidR="004C7AAD" w:rsidRPr="00AC7417">
        <w:rPr>
          <w:rFonts w:ascii="Georgia" w:hAnsi="Georgia"/>
          <w:sz w:val="22"/>
          <w:szCs w:val="22"/>
        </w:rPr>
        <w:t xml:space="preserve">depth </w:t>
      </w:r>
      <w:r w:rsidR="00DE61C7" w:rsidRPr="00AC7417">
        <w:rPr>
          <w:rFonts w:ascii="Georgia" w:hAnsi="Georgia"/>
          <w:sz w:val="22"/>
          <w:szCs w:val="22"/>
        </w:rPr>
        <w:t>distribution, our model not only reinforces existing knowledge but also refines key timelines that shape depth occupancy</w:t>
      </w:r>
      <w:r w:rsidR="00D22883" w:rsidRPr="00AC7417">
        <w:rPr>
          <w:rFonts w:ascii="Georgia" w:hAnsi="Georgia"/>
          <w:sz w:val="22"/>
          <w:szCs w:val="22"/>
        </w:rPr>
        <w:t xml:space="preserve"> by this species within the Gulf of Alaska</w:t>
      </w:r>
      <w:r w:rsidR="00DE61C7" w:rsidRPr="00AC7417">
        <w:rPr>
          <w:rFonts w:ascii="Georgia" w:hAnsi="Georgia"/>
          <w:sz w:val="22"/>
          <w:szCs w:val="22"/>
        </w:rPr>
        <w:t>. Furthermore, because the model provides estimates across the entire water column, it enables detailed examination of behavior within specific depth ranges of interest</w:t>
      </w:r>
      <w:r w:rsidR="00D22883" w:rsidRPr="00AC7417">
        <w:rPr>
          <w:rFonts w:ascii="Georgia" w:hAnsi="Georgia"/>
          <w:sz w:val="22"/>
          <w:szCs w:val="22"/>
        </w:rPr>
        <w:t>.</w:t>
      </w:r>
    </w:p>
    <w:p w14:paraId="46EFE2AC" w14:textId="77777777" w:rsidR="00DE61C7" w:rsidRPr="00AC7417" w:rsidRDefault="00DE61C7" w:rsidP="003069E2">
      <w:pPr>
        <w:spacing w:line="480" w:lineRule="auto"/>
        <w:jc w:val="both"/>
        <w:rPr>
          <w:rFonts w:ascii="Georgia" w:hAnsi="Georgia"/>
          <w:sz w:val="22"/>
          <w:szCs w:val="22"/>
        </w:rPr>
      </w:pPr>
    </w:p>
    <w:p w14:paraId="396653A6" w14:textId="47E0ABD8" w:rsidR="00DE61C7" w:rsidRPr="00154596" w:rsidRDefault="00DE61C7" w:rsidP="003069E2">
      <w:pPr>
        <w:spacing w:line="480" w:lineRule="auto"/>
        <w:jc w:val="both"/>
        <w:rPr>
          <w:rFonts w:ascii="Georgia" w:hAnsi="Georgia"/>
          <w:b/>
          <w:bCs/>
          <w:sz w:val="28"/>
          <w:szCs w:val="28"/>
        </w:rPr>
      </w:pPr>
      <w:r w:rsidRPr="00AC7417">
        <w:rPr>
          <w:rFonts w:ascii="Georgia" w:hAnsi="Georgia"/>
          <w:b/>
          <w:bCs/>
          <w:sz w:val="28"/>
          <w:szCs w:val="28"/>
        </w:rPr>
        <w:t>Bycatch Mitigation</w:t>
      </w:r>
    </w:p>
    <w:p w14:paraId="66C2A099" w14:textId="0A974391" w:rsidR="00DE61C7" w:rsidRPr="00AC7417" w:rsidRDefault="00713769" w:rsidP="003069E2">
      <w:pPr>
        <w:spacing w:line="480" w:lineRule="auto"/>
        <w:jc w:val="both"/>
        <w:rPr>
          <w:rFonts w:ascii="Georgia" w:hAnsi="Georgia"/>
          <w:sz w:val="22"/>
          <w:szCs w:val="22"/>
        </w:rPr>
      </w:pPr>
      <w:r w:rsidRPr="00AC7417">
        <w:rPr>
          <w:rFonts w:ascii="Georgia" w:hAnsi="Georgia"/>
          <w:sz w:val="22"/>
          <w:szCs w:val="22"/>
        </w:rPr>
        <w:t xml:space="preserve">Our model reveals that Chinook salmon occupancy at depth is anything but static: it shifts with season, time of day, and location. These results are directly applicable for strategies seeking to </w:t>
      </w:r>
      <w:r w:rsidRPr="00AC7417">
        <w:rPr>
          <w:rFonts w:ascii="Georgia" w:hAnsi="Georgia"/>
          <w:sz w:val="22"/>
          <w:szCs w:val="22"/>
        </w:rPr>
        <w:lastRenderedPageBreak/>
        <w:t xml:space="preserve">improve selectivity by anticipating overlap between target species and Chinook salmon. </w:t>
      </w:r>
      <w:r w:rsidR="00DE61C7" w:rsidRPr="00AC7417">
        <w:rPr>
          <w:rFonts w:ascii="Georgia" w:hAnsi="Georgia"/>
          <w:sz w:val="22"/>
          <w:szCs w:val="22"/>
        </w:rPr>
        <w:t>For the pollock fishery, which</w:t>
      </w:r>
      <w:r w:rsidR="0061290A" w:rsidRPr="00AC7417">
        <w:rPr>
          <w:rFonts w:ascii="Georgia" w:hAnsi="Georgia"/>
          <w:sz w:val="22"/>
          <w:szCs w:val="22"/>
        </w:rPr>
        <w:t xml:space="preserve"> utilizes pelagic gear but</w:t>
      </w:r>
      <w:r w:rsidR="00DE61C7" w:rsidRPr="00AC7417">
        <w:rPr>
          <w:rFonts w:ascii="Georgia" w:hAnsi="Georgia"/>
          <w:sz w:val="22"/>
          <w:szCs w:val="22"/>
        </w:rPr>
        <w:t xml:space="preserve"> primarily targets fish </w:t>
      </w:r>
      <w:del w:id="335" w:author="Marcel Gietzmann-Sanders" w:date="2026-02-05T08:01:00Z" w16du:dateUtc="2026-02-05T13:01:00Z">
        <w:r w:rsidR="00DE61C7" w:rsidRPr="00AC7417" w:rsidDel="009C0459">
          <w:rPr>
            <w:rFonts w:ascii="Georgia" w:hAnsi="Georgia"/>
            <w:sz w:val="22"/>
            <w:szCs w:val="22"/>
          </w:rPr>
          <w:delText xml:space="preserve">the </w:delText>
        </w:r>
      </w:del>
      <w:r w:rsidR="00DE61C7" w:rsidRPr="00AC7417">
        <w:rPr>
          <w:rFonts w:ascii="Georgia" w:hAnsi="Georgia"/>
          <w:sz w:val="22"/>
          <w:szCs w:val="22"/>
        </w:rPr>
        <w:t>near</w:t>
      </w:r>
      <w:ins w:id="336" w:author="Marcel Gietzmann-Sanders" w:date="2026-02-05T08:01:00Z" w16du:dateUtc="2026-02-05T13:01:00Z">
        <w:r w:rsidR="009C0459">
          <w:rPr>
            <w:rFonts w:ascii="Georgia" w:hAnsi="Georgia"/>
            <w:sz w:val="22"/>
            <w:szCs w:val="22"/>
          </w:rPr>
          <w:t xml:space="preserve"> the</w:t>
        </w:r>
      </w:ins>
      <w:r w:rsidR="00DE61C7" w:rsidRPr="00AC7417">
        <w:rPr>
          <w:rFonts w:ascii="Georgia" w:hAnsi="Georgia"/>
          <w:sz w:val="22"/>
          <w:szCs w:val="22"/>
        </w:rPr>
        <w:t xml:space="preserve"> seafloor </w:t>
      </w:r>
      <w:r w:rsidR="002F2F18" w:rsidRPr="00AC7417">
        <w:rPr>
          <w:rFonts w:ascii="Georgia" w:hAnsi="Georgia"/>
          <w:sz w:val="22"/>
          <w:szCs w:val="22"/>
        </w:rPr>
        <w:t xml:space="preserve">(De Robertis, 2006), </w:t>
      </w:r>
      <w:r w:rsidR="00DE61C7" w:rsidRPr="00AC7417">
        <w:rPr>
          <w:rFonts w:ascii="Georgia" w:hAnsi="Georgia"/>
          <w:sz w:val="22"/>
          <w:szCs w:val="22"/>
        </w:rPr>
        <w:t xml:space="preserve">this means focusing on the water column immediately above the seafloor. </w:t>
      </w:r>
      <w:r w:rsidR="00245982">
        <w:rPr>
          <w:rFonts w:ascii="Georgia" w:hAnsi="Georgia"/>
          <w:sz w:val="22"/>
          <w:szCs w:val="22"/>
        </w:rPr>
        <w:t>Specifically</w:t>
      </w:r>
      <w:r w:rsidR="00687A05" w:rsidRPr="00AC7417">
        <w:rPr>
          <w:rFonts w:ascii="Georgia" w:hAnsi="Georgia"/>
          <w:sz w:val="22"/>
          <w:szCs w:val="22"/>
        </w:rPr>
        <w:t>,</w:t>
      </w:r>
      <w:r w:rsidR="00CE4135" w:rsidRPr="00AC7417">
        <w:rPr>
          <w:rFonts w:ascii="Georgia" w:hAnsi="Georgia"/>
          <w:sz w:val="22"/>
          <w:szCs w:val="22"/>
        </w:rPr>
        <w:t xml:space="preserve"> </w:t>
      </w:r>
      <w:r w:rsidR="00B84C56">
        <w:rPr>
          <w:rFonts w:ascii="Georgia" w:hAnsi="Georgia"/>
          <w:sz w:val="22"/>
          <w:szCs w:val="22"/>
        </w:rPr>
        <w:t xml:space="preserve">one estimate of bycatch </w:t>
      </w:r>
      <w:r w:rsidR="00CE4135" w:rsidRPr="00AC7417">
        <w:rPr>
          <w:rFonts w:ascii="Georgia" w:hAnsi="Georgia"/>
          <w:sz w:val="22"/>
          <w:szCs w:val="22"/>
        </w:rPr>
        <w:t xml:space="preserve">risk can be </w:t>
      </w:r>
      <w:r w:rsidR="00B84C56">
        <w:rPr>
          <w:rFonts w:ascii="Georgia" w:hAnsi="Georgia"/>
          <w:sz w:val="22"/>
          <w:szCs w:val="22"/>
        </w:rPr>
        <w:t>obtained</w:t>
      </w:r>
      <w:r w:rsidR="00CE4135" w:rsidRPr="00AC7417">
        <w:rPr>
          <w:rFonts w:ascii="Georgia" w:hAnsi="Georgia"/>
          <w:sz w:val="22"/>
          <w:szCs w:val="22"/>
        </w:rPr>
        <w:t xml:space="preserve"> by understanding the likelihood of </w:t>
      </w:r>
      <w:r w:rsidR="00770E6C" w:rsidRPr="00AC7417">
        <w:rPr>
          <w:rFonts w:ascii="Georgia" w:hAnsi="Georgia"/>
          <w:sz w:val="22"/>
          <w:szCs w:val="22"/>
        </w:rPr>
        <w:t>Chinook salmon occupying</w:t>
      </w:r>
      <w:r w:rsidR="00CE4135" w:rsidRPr="00AC7417">
        <w:rPr>
          <w:rFonts w:ascii="Georgia" w:hAnsi="Georgia"/>
          <w:sz w:val="22"/>
          <w:szCs w:val="22"/>
        </w:rPr>
        <w:t xml:space="preserve"> </w:t>
      </w:r>
      <w:r w:rsidR="00770E6C" w:rsidRPr="00AC7417">
        <w:rPr>
          <w:rFonts w:ascii="Georgia" w:hAnsi="Georgia"/>
          <w:sz w:val="22"/>
          <w:szCs w:val="22"/>
        </w:rPr>
        <w:t>the region</w:t>
      </w:r>
      <w:r w:rsidR="00CE4135" w:rsidRPr="00AC7417">
        <w:rPr>
          <w:rFonts w:ascii="Georgia" w:hAnsi="Georgia"/>
          <w:sz w:val="22"/>
          <w:szCs w:val="22"/>
        </w:rPr>
        <w:t xml:space="preserve"> near the seafloor</w:t>
      </w:r>
      <w:r w:rsidR="00770E6C" w:rsidRPr="00AC7417">
        <w:rPr>
          <w:rFonts w:ascii="Georgia" w:hAnsi="Georgia"/>
          <w:sz w:val="22"/>
          <w:szCs w:val="22"/>
        </w:rPr>
        <w:t>, where they are likely to overlap with pollock trawl gear</w:t>
      </w:r>
      <w:r w:rsidR="00BB39C9" w:rsidRPr="00AC7417">
        <w:rPr>
          <w:rFonts w:ascii="Georgia" w:hAnsi="Georgia"/>
          <w:sz w:val="22"/>
          <w:szCs w:val="22"/>
        </w:rPr>
        <w:t xml:space="preserve"> and are at risk for capture</w:t>
      </w:r>
      <w:r w:rsidR="00CE4135" w:rsidRPr="00AC7417">
        <w:rPr>
          <w:rFonts w:ascii="Georgia" w:hAnsi="Georgia"/>
          <w:sz w:val="22"/>
          <w:szCs w:val="22"/>
        </w:rPr>
        <w:t xml:space="preserve">. </w:t>
      </w:r>
      <w:r w:rsidR="00DE61C7" w:rsidRPr="00AC7417">
        <w:rPr>
          <w:rFonts w:ascii="Georgia" w:hAnsi="Georgia"/>
          <w:sz w:val="22"/>
          <w:szCs w:val="22"/>
        </w:rPr>
        <w:t xml:space="preserve">By </w:t>
      </w:r>
      <w:r w:rsidR="00867A7E" w:rsidRPr="00AC7417">
        <w:rPr>
          <w:rFonts w:ascii="Georgia" w:hAnsi="Georgia"/>
          <w:sz w:val="22"/>
          <w:szCs w:val="22"/>
        </w:rPr>
        <w:t xml:space="preserve">helping to </w:t>
      </w:r>
      <w:r w:rsidR="00DE61C7" w:rsidRPr="00AC7417">
        <w:rPr>
          <w:rFonts w:ascii="Georgia" w:hAnsi="Georgia"/>
          <w:sz w:val="22"/>
          <w:szCs w:val="22"/>
        </w:rPr>
        <w:t>resolv</w:t>
      </w:r>
      <w:r w:rsidR="00867A7E" w:rsidRPr="00AC7417">
        <w:rPr>
          <w:rFonts w:ascii="Georgia" w:hAnsi="Georgia"/>
          <w:sz w:val="22"/>
          <w:szCs w:val="22"/>
        </w:rPr>
        <w:t>e and describe</w:t>
      </w:r>
      <w:r w:rsidR="00DE61C7" w:rsidRPr="00AC7417">
        <w:rPr>
          <w:rFonts w:ascii="Georgia" w:hAnsi="Georgia"/>
          <w:sz w:val="22"/>
          <w:szCs w:val="22"/>
        </w:rPr>
        <w:t xml:space="preserve"> these dynamics, the model provides insight into how and when risk can be reduced—and where it cannot.</w:t>
      </w:r>
    </w:p>
    <w:p w14:paraId="5397F0B6" w14:textId="77777777" w:rsidR="00DE61C7" w:rsidRPr="00AC7417" w:rsidRDefault="00DE61C7" w:rsidP="003069E2">
      <w:pPr>
        <w:spacing w:line="480" w:lineRule="auto"/>
        <w:jc w:val="both"/>
        <w:rPr>
          <w:rFonts w:ascii="Georgia" w:hAnsi="Georgia"/>
          <w:sz w:val="22"/>
          <w:szCs w:val="22"/>
        </w:rPr>
      </w:pPr>
    </w:p>
    <w:p w14:paraId="0B5924E2" w14:textId="77777777" w:rsidR="009C0459" w:rsidRPr="00AC7417" w:rsidRDefault="00DE61C7" w:rsidP="009C0459">
      <w:pPr>
        <w:spacing w:line="480" w:lineRule="auto"/>
        <w:jc w:val="both"/>
        <w:rPr>
          <w:moveTo w:id="337" w:author="Marcel Gietzmann-Sanders" w:date="2026-02-05T08:04:00Z" w16du:dateUtc="2026-02-05T13:04:00Z"/>
          <w:rFonts w:ascii="Georgia" w:hAnsi="Georgia"/>
          <w:sz w:val="22"/>
          <w:szCs w:val="22"/>
        </w:rPr>
      </w:pPr>
      <w:r w:rsidRPr="00AC7417">
        <w:rPr>
          <w:rFonts w:ascii="Georgia" w:hAnsi="Georgia"/>
          <w:sz w:val="22"/>
          <w:szCs w:val="22"/>
        </w:rPr>
        <w:t>First</w:t>
      </w:r>
      <w:r w:rsidR="00B84C56">
        <w:rPr>
          <w:rFonts w:ascii="Georgia" w:hAnsi="Georgia"/>
          <w:sz w:val="22"/>
          <w:szCs w:val="22"/>
        </w:rPr>
        <w:t>,</w:t>
      </w:r>
      <w:r w:rsidRPr="00AC7417">
        <w:rPr>
          <w:rFonts w:ascii="Georgia" w:hAnsi="Georgia"/>
          <w:sz w:val="22"/>
          <w:szCs w:val="22"/>
        </w:rPr>
        <w:t xml:space="preserve"> mapping the minimum likelihood over time of Chinook salmon occupancy near the seafloor illustrates that risk mitigation is shaped by space and time. For example, in February</w:t>
      </w:r>
      <w:r w:rsidR="00B84C56">
        <w:rPr>
          <w:rFonts w:ascii="Georgia" w:hAnsi="Georgia"/>
          <w:sz w:val="22"/>
          <w:szCs w:val="22"/>
        </w:rPr>
        <w:t xml:space="preserve"> </w:t>
      </w:r>
      <w:r w:rsidRPr="00AC7417">
        <w:rPr>
          <w:rFonts w:ascii="Georgia" w:hAnsi="Georgia"/>
          <w:sz w:val="22"/>
          <w:szCs w:val="22"/>
        </w:rPr>
        <w:t xml:space="preserve">the landscape is variegated: some areas allow risk to be reduced to 5% or less, while others only allow a reduction to approximately 25%. As a result, in February, spatial selection of where to fish is a powerful tool for </w:t>
      </w:r>
      <w:r w:rsidR="0007732B">
        <w:rPr>
          <w:rFonts w:ascii="Georgia" w:hAnsi="Georgia"/>
          <w:sz w:val="22"/>
          <w:szCs w:val="22"/>
        </w:rPr>
        <w:t>mitigating</w:t>
      </w:r>
      <w:r w:rsidR="0007732B" w:rsidRPr="00AC7417">
        <w:rPr>
          <w:rFonts w:ascii="Georgia" w:hAnsi="Georgia"/>
          <w:sz w:val="22"/>
          <w:szCs w:val="22"/>
        </w:rPr>
        <w:t xml:space="preserve"> </w:t>
      </w:r>
      <w:r w:rsidRPr="00AC7417">
        <w:rPr>
          <w:rFonts w:ascii="Georgia" w:hAnsi="Georgia"/>
          <w:sz w:val="22"/>
          <w:szCs w:val="22"/>
        </w:rPr>
        <w:t>encounters with Chinook salmon. However, by August, minimum risk is much lower—near zero—and more uniform, suggesting that time of day becomes the stronger lever. Still, key hotspots persist where risk never falls below ~15%</w:t>
      </w:r>
      <w:r w:rsidR="00687A05" w:rsidRPr="00AC7417">
        <w:rPr>
          <w:rFonts w:ascii="Georgia" w:hAnsi="Georgia"/>
          <w:sz w:val="22"/>
          <w:szCs w:val="22"/>
        </w:rPr>
        <w:t xml:space="preserve"> in our model</w:t>
      </w:r>
      <w:r w:rsidRPr="00AC7417">
        <w:rPr>
          <w:rFonts w:ascii="Georgia" w:hAnsi="Georgia"/>
          <w:sz w:val="22"/>
          <w:szCs w:val="22"/>
        </w:rPr>
        <w:t>.</w:t>
      </w:r>
      <w:moveToRangeStart w:id="338" w:author="Marcel Gietzmann-Sanders" w:date="2026-02-05T08:04:00Z" w:name="move221171096"/>
    </w:p>
    <w:p w14:paraId="75E898C3" w14:textId="77777777" w:rsidR="009C0459" w:rsidRPr="00AC7417" w:rsidRDefault="009C0459" w:rsidP="009C0459">
      <w:pPr>
        <w:spacing w:line="480" w:lineRule="auto"/>
        <w:jc w:val="both"/>
        <w:rPr>
          <w:moveTo w:id="339" w:author="Marcel Gietzmann-Sanders" w:date="2026-02-05T08:04:00Z" w16du:dateUtc="2026-02-05T13:04:00Z"/>
          <w:rFonts w:ascii="Georgia" w:hAnsi="Georgia"/>
          <w:sz w:val="22"/>
          <w:szCs w:val="22"/>
        </w:rPr>
      </w:pPr>
    </w:p>
    <w:p w14:paraId="7739668D" w14:textId="77777777" w:rsidR="009C0459" w:rsidRPr="00AC7417" w:rsidRDefault="009C0459" w:rsidP="009C0459">
      <w:pPr>
        <w:spacing w:line="480" w:lineRule="auto"/>
        <w:jc w:val="both"/>
        <w:rPr>
          <w:moveTo w:id="340" w:author="Marcel Gietzmann-Sanders" w:date="2026-02-05T08:04:00Z" w16du:dateUtc="2026-02-05T13:04:00Z"/>
          <w:rFonts w:ascii="Georgia" w:hAnsi="Georgia"/>
          <w:sz w:val="22"/>
          <w:szCs w:val="22"/>
        </w:rPr>
      </w:pPr>
      <w:moveTo w:id="341" w:author="Marcel Gietzmann-Sanders" w:date="2026-02-05T08:04:00Z" w16du:dateUtc="2026-02-05T13:04:00Z">
        <w:r w:rsidRPr="00AC7417">
          <w:rPr>
            <w:rFonts w:ascii="Georgia" w:hAnsi="Georgia"/>
            <w:sz w:val="22"/>
            <w:szCs w:val="22"/>
          </w:rPr>
          <w:t xml:space="preserve">Our findings underscore that risk identification is inherently dynamic </w:t>
        </w:r>
        <w:r>
          <w:rPr>
            <w:rFonts w:ascii="Georgia" w:hAnsi="Georgia"/>
            <w:sz w:val="22"/>
            <w:szCs w:val="22"/>
          </w:rPr>
          <w:t xml:space="preserve">- </w:t>
        </w:r>
        <w:r w:rsidRPr="00AC7417">
          <w:rPr>
            <w:rFonts w:ascii="Georgia" w:hAnsi="Georgia"/>
            <w:sz w:val="22"/>
            <w:szCs w:val="22"/>
          </w:rPr>
          <w:t>a pattern that has been observed across a variety of other fisheries as well. In Lake Huron, Lake Trout (</w:t>
        </w:r>
        <w:r w:rsidRPr="00AC7417">
          <w:rPr>
            <w:rFonts w:ascii="Georgia" w:hAnsi="Georgia"/>
            <w:i/>
            <w:iCs/>
            <w:sz w:val="22"/>
            <w:szCs w:val="22"/>
          </w:rPr>
          <w:t xml:space="preserve">Salvelinus </w:t>
        </w:r>
        <w:proofErr w:type="spellStart"/>
        <w:r w:rsidRPr="00AC7417">
          <w:rPr>
            <w:rFonts w:ascii="Georgia" w:hAnsi="Georgia"/>
            <w:i/>
            <w:iCs/>
            <w:sz w:val="22"/>
            <w:szCs w:val="22"/>
          </w:rPr>
          <w:t>namaycush</w:t>
        </w:r>
        <w:proofErr w:type="spellEnd"/>
        <w:r w:rsidRPr="00AC7417">
          <w:rPr>
            <w:rFonts w:ascii="Georgia" w:hAnsi="Georgia"/>
            <w:sz w:val="22"/>
            <w:szCs w:val="22"/>
          </w:rPr>
          <w:t>) are more often caught in the Lake Whitefish (</w:t>
        </w:r>
        <w:r w:rsidRPr="00AC7417">
          <w:rPr>
            <w:rFonts w:ascii="Georgia" w:hAnsi="Georgia"/>
            <w:i/>
            <w:iCs/>
            <w:sz w:val="22"/>
            <w:szCs w:val="22"/>
          </w:rPr>
          <w:t xml:space="preserve">Coregonus </w:t>
        </w:r>
        <w:proofErr w:type="spellStart"/>
        <w:r w:rsidRPr="00AC7417">
          <w:rPr>
            <w:rFonts w:ascii="Georgia" w:hAnsi="Georgia"/>
            <w:i/>
            <w:iCs/>
            <w:sz w:val="22"/>
            <w:szCs w:val="22"/>
          </w:rPr>
          <w:t>clupeaformis</w:t>
        </w:r>
        <w:proofErr w:type="spellEnd"/>
        <w:r w:rsidRPr="00AC7417">
          <w:rPr>
            <w:rFonts w:ascii="Georgia" w:hAnsi="Georgia"/>
            <w:sz w:val="22"/>
            <w:szCs w:val="22"/>
          </w:rPr>
          <w:t>) fishery during spring and summer (Bergstedt 2016)</w:t>
        </w:r>
        <w:r>
          <w:rPr>
            <w:rFonts w:ascii="Georgia" w:hAnsi="Georgia"/>
            <w:sz w:val="22"/>
            <w:szCs w:val="22"/>
          </w:rPr>
          <w:t>, t</w:t>
        </w:r>
        <w:r w:rsidRPr="00AC7417">
          <w:rPr>
            <w:rFonts w:ascii="Georgia" w:hAnsi="Georgia"/>
            <w:sz w:val="22"/>
            <w:szCs w:val="22"/>
          </w:rPr>
          <w:t>urtles are more likely to be hooked on pelagic longlines near weather fronts (Gilman 2006)</w:t>
        </w:r>
        <w:r>
          <w:rPr>
            <w:rFonts w:ascii="Georgia" w:hAnsi="Georgia"/>
            <w:sz w:val="22"/>
            <w:szCs w:val="22"/>
          </w:rPr>
          <w:t>, and w</w:t>
        </w:r>
        <w:r w:rsidRPr="00AC7417">
          <w:rPr>
            <w:rFonts w:ascii="Georgia" w:hAnsi="Georgia"/>
            <w:sz w:val="22"/>
            <w:szCs w:val="22"/>
          </w:rPr>
          <w:t>hale entanglements rose sharply in the Dungeness crab (</w:t>
        </w:r>
        <w:proofErr w:type="spellStart"/>
        <w:r w:rsidRPr="00AC7417">
          <w:rPr>
            <w:rFonts w:ascii="Georgia" w:hAnsi="Georgia"/>
            <w:i/>
            <w:iCs/>
            <w:sz w:val="22"/>
            <w:szCs w:val="22"/>
          </w:rPr>
          <w:t>Metacarcinus</w:t>
        </w:r>
        <w:proofErr w:type="spellEnd"/>
        <w:r w:rsidRPr="00AC7417">
          <w:rPr>
            <w:rFonts w:ascii="Georgia" w:hAnsi="Georgia"/>
            <w:i/>
            <w:iCs/>
            <w:sz w:val="22"/>
            <w:szCs w:val="22"/>
          </w:rPr>
          <w:t xml:space="preserve"> magister</w:t>
        </w:r>
        <w:r w:rsidRPr="00AC7417">
          <w:rPr>
            <w:rFonts w:ascii="Georgia" w:hAnsi="Georgia"/>
            <w:sz w:val="22"/>
            <w:szCs w:val="22"/>
          </w:rPr>
          <w:t xml:space="preserve">) fishery during a heatwave (Santora 2020). </w:t>
        </w:r>
      </w:moveTo>
    </w:p>
    <w:moveToRangeEnd w:id="338"/>
    <w:p w14:paraId="4DA3471D" w14:textId="702016D9" w:rsidR="00DE61C7" w:rsidRPr="00AC7417" w:rsidRDefault="00DE61C7" w:rsidP="003069E2">
      <w:pPr>
        <w:spacing w:line="480" w:lineRule="auto"/>
        <w:jc w:val="both"/>
        <w:rPr>
          <w:rFonts w:ascii="Georgia" w:hAnsi="Georgia"/>
          <w:sz w:val="22"/>
          <w:szCs w:val="22"/>
        </w:rPr>
      </w:pPr>
    </w:p>
    <w:p w14:paraId="0BEBF9DB" w14:textId="77777777" w:rsidR="00DE61C7" w:rsidRPr="00AC7417" w:rsidRDefault="00DE61C7" w:rsidP="003069E2">
      <w:pPr>
        <w:spacing w:line="480" w:lineRule="auto"/>
        <w:jc w:val="both"/>
        <w:rPr>
          <w:rFonts w:ascii="Georgia" w:hAnsi="Georgia"/>
          <w:sz w:val="22"/>
          <w:szCs w:val="22"/>
        </w:rPr>
      </w:pPr>
    </w:p>
    <w:p w14:paraId="76DD039F" w14:textId="6CF178E7" w:rsidR="00DE61C7" w:rsidRPr="00AC7417" w:rsidDel="009C0459" w:rsidRDefault="00DE61C7" w:rsidP="009C0459">
      <w:pPr>
        <w:spacing w:line="480" w:lineRule="auto"/>
        <w:jc w:val="both"/>
        <w:rPr>
          <w:moveFrom w:id="342" w:author="Marcel Gietzmann-Sanders" w:date="2026-02-05T08:04:00Z" w16du:dateUtc="2026-02-05T13:04:00Z"/>
          <w:rFonts w:ascii="Georgia" w:hAnsi="Georgia"/>
          <w:sz w:val="22"/>
          <w:szCs w:val="22"/>
        </w:rPr>
        <w:pPrChange w:id="343" w:author="Marcel Gietzmann-Sanders" w:date="2026-02-05T08:04:00Z" w16du:dateUtc="2026-02-05T13:04:00Z">
          <w:pPr>
            <w:spacing w:line="480" w:lineRule="auto"/>
            <w:jc w:val="both"/>
          </w:pPr>
        </w:pPrChange>
      </w:pPr>
      <w:del w:id="344" w:author="Marcel Gietzmann-Sanders" w:date="2026-02-05T08:04:00Z" w16du:dateUtc="2026-02-05T13:04:00Z">
        <w:r w:rsidRPr="00AC7417" w:rsidDel="009C0459">
          <w:rPr>
            <w:rFonts w:ascii="Georgia" w:hAnsi="Georgia"/>
            <w:sz w:val="22"/>
            <w:szCs w:val="22"/>
          </w:rPr>
          <w:delText xml:space="preserve">Our </w:delText>
        </w:r>
      </w:del>
      <w:ins w:id="345" w:author="Marcel Gietzmann-Sanders" w:date="2026-02-05T08:04:00Z" w16du:dateUtc="2026-02-05T13:04:00Z">
        <w:r w:rsidR="009C0459">
          <w:rPr>
            <w:rFonts w:ascii="Georgia" w:hAnsi="Georgia"/>
            <w:sz w:val="22"/>
            <w:szCs w:val="22"/>
          </w:rPr>
          <w:t xml:space="preserve">Another example of this </w:t>
        </w:r>
      </w:ins>
      <w:ins w:id="346" w:author="Marcel Gietzmann-Sanders" w:date="2026-02-05T08:06:00Z" w16du:dateUtc="2026-02-05T13:06:00Z">
        <w:r w:rsidR="009C0459">
          <w:rPr>
            <w:rFonts w:ascii="Georgia" w:hAnsi="Georgia"/>
            <w:sz w:val="22"/>
            <w:szCs w:val="22"/>
          </w:rPr>
          <w:t xml:space="preserve">that is </w:t>
        </w:r>
      </w:ins>
      <w:ins w:id="347" w:author="Marcel Gietzmann-Sanders" w:date="2026-02-05T08:04:00Z" w16du:dateUtc="2026-02-05T13:04:00Z">
        <w:r w:rsidR="009C0459">
          <w:rPr>
            <w:rFonts w:ascii="Georgia" w:hAnsi="Georgia"/>
            <w:sz w:val="22"/>
            <w:szCs w:val="22"/>
          </w:rPr>
          <w:t>specific to Chinook</w:t>
        </w:r>
      </w:ins>
      <w:ins w:id="348" w:author="Marcel Gietzmann-Sanders" w:date="2026-02-05T08:05:00Z" w16du:dateUtc="2026-02-05T13:05:00Z">
        <w:r w:rsidR="009C0459">
          <w:rPr>
            <w:rFonts w:ascii="Georgia" w:hAnsi="Georgia"/>
            <w:sz w:val="22"/>
            <w:szCs w:val="22"/>
          </w:rPr>
          <w:t xml:space="preserve"> salmon comes from</w:t>
        </w:r>
      </w:ins>
      <w:ins w:id="349" w:author="Marcel Gietzmann-Sanders" w:date="2026-02-05T08:04:00Z" w16du:dateUtc="2026-02-05T13:04:00Z">
        <w:r w:rsidR="009C0459" w:rsidRPr="00AC7417">
          <w:rPr>
            <w:rFonts w:ascii="Georgia" w:hAnsi="Georgia"/>
            <w:sz w:val="22"/>
            <w:szCs w:val="22"/>
          </w:rPr>
          <w:t xml:space="preserve"> </w:t>
        </w:r>
      </w:ins>
      <w:del w:id="350" w:author="Marcel Gietzmann-Sanders" w:date="2026-02-05T08:05:00Z" w16du:dateUtc="2026-02-05T13:05:00Z">
        <w:r w:rsidRPr="00AC7417" w:rsidDel="009C0459">
          <w:rPr>
            <w:rFonts w:ascii="Georgia" w:hAnsi="Georgia"/>
            <w:sz w:val="22"/>
            <w:szCs w:val="22"/>
          </w:rPr>
          <w:delText xml:space="preserve">findings echo </w:delText>
        </w:r>
      </w:del>
      <w:r w:rsidRPr="00AC7417">
        <w:rPr>
          <w:rFonts w:ascii="Georgia" w:hAnsi="Georgia"/>
          <w:sz w:val="22"/>
          <w:szCs w:val="22"/>
        </w:rPr>
        <w:t>work in the</w:t>
      </w:r>
      <w:r w:rsidR="00C82086" w:rsidRPr="00AC7417">
        <w:rPr>
          <w:rFonts w:ascii="Georgia" w:hAnsi="Georgia"/>
          <w:sz w:val="22"/>
          <w:szCs w:val="22"/>
        </w:rPr>
        <w:t xml:space="preserve"> U.S. West Coast</w:t>
      </w:r>
      <w:r w:rsidR="004E76A7" w:rsidRPr="00AC7417">
        <w:rPr>
          <w:rFonts w:ascii="Georgia" w:hAnsi="Georgia"/>
          <w:sz w:val="22"/>
          <w:szCs w:val="22"/>
        </w:rPr>
        <w:t xml:space="preserve"> </w:t>
      </w:r>
      <w:r w:rsidRPr="00AC7417">
        <w:rPr>
          <w:rFonts w:ascii="Georgia" w:hAnsi="Georgia"/>
          <w:sz w:val="22"/>
          <w:szCs w:val="22"/>
        </w:rPr>
        <w:t>Pacific hake (</w:t>
      </w:r>
      <w:r w:rsidRPr="00AC7417">
        <w:rPr>
          <w:rFonts w:ascii="Georgia" w:hAnsi="Georgia"/>
          <w:i/>
          <w:iCs/>
          <w:sz w:val="22"/>
          <w:szCs w:val="22"/>
        </w:rPr>
        <w:t xml:space="preserve">Merluccius </w:t>
      </w:r>
      <w:proofErr w:type="spellStart"/>
      <w:r w:rsidRPr="00AC7417">
        <w:rPr>
          <w:rFonts w:ascii="Georgia" w:hAnsi="Georgia"/>
          <w:i/>
          <w:iCs/>
          <w:sz w:val="22"/>
          <w:szCs w:val="22"/>
        </w:rPr>
        <w:t>productus</w:t>
      </w:r>
      <w:proofErr w:type="spellEnd"/>
      <w:r w:rsidRPr="00AC7417">
        <w:rPr>
          <w:rFonts w:ascii="Georgia" w:hAnsi="Georgia"/>
          <w:sz w:val="22"/>
          <w:szCs w:val="22"/>
        </w:rPr>
        <w:t xml:space="preserve">) fishery, where </w:t>
      </w:r>
      <w:r w:rsidR="00C82086" w:rsidRPr="00AC7417">
        <w:rPr>
          <w:rFonts w:ascii="Georgia" w:hAnsi="Georgia"/>
          <w:sz w:val="22"/>
          <w:szCs w:val="22"/>
        </w:rPr>
        <w:t xml:space="preserve">trends in </w:t>
      </w:r>
      <w:r w:rsidRPr="00AC7417">
        <w:rPr>
          <w:rFonts w:ascii="Georgia" w:hAnsi="Georgia"/>
          <w:sz w:val="22"/>
          <w:szCs w:val="22"/>
        </w:rPr>
        <w:t xml:space="preserve">Chinook </w:t>
      </w:r>
      <w:r w:rsidR="00C82086" w:rsidRPr="00AC7417">
        <w:rPr>
          <w:rFonts w:ascii="Georgia" w:hAnsi="Georgia"/>
          <w:sz w:val="22"/>
          <w:szCs w:val="22"/>
        </w:rPr>
        <w:t xml:space="preserve">salmon </w:t>
      </w:r>
      <w:r w:rsidRPr="00AC7417">
        <w:rPr>
          <w:rFonts w:ascii="Georgia" w:hAnsi="Georgia"/>
          <w:sz w:val="22"/>
          <w:szCs w:val="22"/>
        </w:rPr>
        <w:t xml:space="preserve">bycatch </w:t>
      </w:r>
      <w:del w:id="351" w:author="Marcel Gietzmann-Sanders" w:date="2026-02-05T08:05:00Z" w16du:dateUtc="2026-02-05T13:05:00Z">
        <w:r w:rsidRPr="00AC7417" w:rsidDel="009C0459">
          <w:rPr>
            <w:rFonts w:ascii="Georgia" w:hAnsi="Georgia"/>
            <w:sz w:val="22"/>
            <w:szCs w:val="22"/>
          </w:rPr>
          <w:lastRenderedPageBreak/>
          <w:delText xml:space="preserve">shift </w:delText>
        </w:r>
      </w:del>
      <w:ins w:id="352" w:author="Marcel Gietzmann-Sanders" w:date="2026-02-05T08:05:00Z" w16du:dateUtc="2026-02-05T13:05:00Z">
        <w:r w:rsidR="009C0459">
          <w:rPr>
            <w:rFonts w:ascii="Georgia" w:hAnsi="Georgia"/>
            <w:sz w:val="22"/>
            <w:szCs w:val="22"/>
          </w:rPr>
          <w:t>explicitly shifted</w:t>
        </w:r>
        <w:r w:rsidR="009C0459" w:rsidRPr="00AC7417">
          <w:rPr>
            <w:rFonts w:ascii="Georgia" w:hAnsi="Georgia"/>
            <w:sz w:val="22"/>
            <w:szCs w:val="22"/>
          </w:rPr>
          <w:t xml:space="preserve"> </w:t>
        </w:r>
      </w:ins>
      <w:r w:rsidRPr="00AC7417">
        <w:rPr>
          <w:rFonts w:ascii="Georgia" w:hAnsi="Georgia"/>
          <w:sz w:val="22"/>
          <w:szCs w:val="22"/>
        </w:rPr>
        <w:t>across time and space (Sabal 2023</w:t>
      </w:r>
      <w:r w:rsidR="004A7F26">
        <w:rPr>
          <w:rFonts w:ascii="Georgia" w:hAnsi="Georgia"/>
          <w:sz w:val="22"/>
          <w:szCs w:val="22"/>
        </w:rPr>
        <w:t xml:space="preserve">; </w:t>
      </w:r>
      <w:r w:rsidRPr="00AC7417">
        <w:rPr>
          <w:rFonts w:ascii="Georgia" w:hAnsi="Georgia"/>
          <w:sz w:val="22"/>
          <w:szCs w:val="22"/>
        </w:rPr>
        <w:t xml:space="preserve">Shirk 2023). </w:t>
      </w:r>
      <w:del w:id="353" w:author="Marcel Gietzmann-Sanders" w:date="2026-02-05T08:05:00Z" w16du:dateUtc="2026-02-05T13:05:00Z">
        <w:r w:rsidR="00C82086" w:rsidRPr="00AC7417" w:rsidDel="009C0459">
          <w:rPr>
            <w:rFonts w:ascii="Georgia" w:hAnsi="Georgia"/>
            <w:sz w:val="22"/>
            <w:szCs w:val="22"/>
          </w:rPr>
          <w:delText>For example, in</w:delText>
        </w:r>
      </w:del>
      <w:ins w:id="354" w:author="Marcel Gietzmann-Sanders" w:date="2026-02-05T08:05:00Z" w16du:dateUtc="2026-02-05T13:05:00Z">
        <w:r w:rsidR="009C0459">
          <w:rPr>
            <w:rFonts w:ascii="Georgia" w:hAnsi="Georgia"/>
            <w:sz w:val="22"/>
            <w:szCs w:val="22"/>
          </w:rPr>
          <w:t>In</w:t>
        </w:r>
      </w:ins>
      <w:r w:rsidR="00C82086" w:rsidRPr="00AC7417">
        <w:rPr>
          <w:rFonts w:ascii="Georgia" w:hAnsi="Georgia"/>
          <w:sz w:val="22"/>
          <w:szCs w:val="22"/>
        </w:rPr>
        <w:t xml:space="preserve"> this fishery,</w:t>
      </w:r>
      <w:r w:rsidRPr="00AC7417">
        <w:rPr>
          <w:rFonts w:ascii="Georgia" w:hAnsi="Georgia"/>
          <w:sz w:val="22"/>
          <w:szCs w:val="22"/>
        </w:rPr>
        <w:t xml:space="preserve"> risk increased as Chinook </w:t>
      </w:r>
      <w:r w:rsidR="00C82086" w:rsidRPr="00AC7417">
        <w:rPr>
          <w:rFonts w:ascii="Georgia" w:hAnsi="Georgia"/>
          <w:sz w:val="22"/>
          <w:szCs w:val="22"/>
        </w:rPr>
        <w:t xml:space="preserve">salmon </w:t>
      </w:r>
      <w:r w:rsidRPr="00AC7417">
        <w:rPr>
          <w:rFonts w:ascii="Georgia" w:hAnsi="Georgia"/>
          <w:sz w:val="22"/>
          <w:szCs w:val="22"/>
        </w:rPr>
        <w:t xml:space="preserve">sought thermal refuge, specifically, when surface waters exceeded 18 °C, salmon moved deeper and overlapped more with hake, resulting in higher bycatch. Bycatch risk thus became a function of shifting sea surface temperatures. </w:t>
      </w:r>
      <w:r w:rsidR="004E76A7" w:rsidRPr="00AC7417">
        <w:rPr>
          <w:rFonts w:ascii="Georgia" w:hAnsi="Georgia"/>
          <w:sz w:val="22"/>
          <w:szCs w:val="22"/>
        </w:rPr>
        <w:t xml:space="preserve">Archival tagging data off the coasts of Oregan and California has also shown a tendency for Chinook salmon to move to deeper water </w:t>
      </w:r>
      <w:r w:rsidR="00B84C56" w:rsidRPr="00AC7417">
        <w:rPr>
          <w:rFonts w:ascii="Georgia" w:hAnsi="Georgia"/>
          <w:sz w:val="22"/>
          <w:szCs w:val="22"/>
        </w:rPr>
        <w:t>to</w:t>
      </w:r>
      <w:r w:rsidR="004E76A7" w:rsidRPr="00AC7417">
        <w:rPr>
          <w:rFonts w:ascii="Georgia" w:hAnsi="Georgia"/>
          <w:sz w:val="22"/>
          <w:szCs w:val="22"/>
        </w:rPr>
        <w:t xml:space="preserve"> stay within a specific thermal habitat (8 – 12 °</w:t>
      </w:r>
      <w:proofErr w:type="gramStart"/>
      <w:r w:rsidR="004E76A7" w:rsidRPr="00AC7417">
        <w:rPr>
          <w:rFonts w:ascii="Georgia" w:hAnsi="Georgia"/>
          <w:sz w:val="22"/>
          <w:szCs w:val="22"/>
        </w:rPr>
        <w:t>C )</w:t>
      </w:r>
      <w:proofErr w:type="gramEnd"/>
      <w:r w:rsidR="004E76A7" w:rsidRPr="00AC7417">
        <w:rPr>
          <w:rFonts w:ascii="Georgia" w:hAnsi="Georgia"/>
          <w:sz w:val="22"/>
          <w:szCs w:val="22"/>
        </w:rPr>
        <w:t xml:space="preserve"> (Hinke, 2005). </w:t>
      </w:r>
      <w:r w:rsidRPr="00AC7417">
        <w:rPr>
          <w:rFonts w:ascii="Georgia" w:hAnsi="Georgia"/>
          <w:sz w:val="22"/>
          <w:szCs w:val="22"/>
        </w:rPr>
        <w:t>Temperature was not a predictor of Chinook salmon depth occupancy in our study, but this does not actually contradict the findings in the Pacific hake fishery as the thermal refuge pattern occurred only in southern populations exposed to such high temperatures, weakening and disappearing further north. This suggests a gradient of Chinook behavior along the Pacific coast shaped by local temperature regimes</w:t>
      </w:r>
      <w:r w:rsidR="004E76A7" w:rsidRPr="00AC7417">
        <w:rPr>
          <w:rFonts w:ascii="Georgia" w:hAnsi="Georgia"/>
          <w:sz w:val="22"/>
          <w:szCs w:val="22"/>
        </w:rPr>
        <w:t>.</w:t>
      </w:r>
      <w:moveFromRangeStart w:id="355" w:author="Marcel Gietzmann-Sanders" w:date="2026-02-05T08:04:00Z" w:name="move221171096"/>
    </w:p>
    <w:p w14:paraId="17E0EC64" w14:textId="1927FF56" w:rsidR="00DE61C7" w:rsidRPr="00AC7417" w:rsidDel="009C0459" w:rsidRDefault="00DE61C7" w:rsidP="009C0459">
      <w:pPr>
        <w:spacing w:line="480" w:lineRule="auto"/>
        <w:jc w:val="both"/>
        <w:rPr>
          <w:moveFrom w:id="356" w:author="Marcel Gietzmann-Sanders" w:date="2026-02-05T08:04:00Z" w16du:dateUtc="2026-02-05T13:04:00Z"/>
          <w:rFonts w:ascii="Georgia" w:hAnsi="Georgia"/>
          <w:sz w:val="22"/>
          <w:szCs w:val="22"/>
        </w:rPr>
        <w:pPrChange w:id="357" w:author="Marcel Gietzmann-Sanders" w:date="2026-02-05T08:04:00Z" w16du:dateUtc="2026-02-05T13:04:00Z">
          <w:pPr>
            <w:spacing w:line="480" w:lineRule="auto"/>
            <w:jc w:val="both"/>
          </w:pPr>
        </w:pPrChange>
      </w:pPr>
    </w:p>
    <w:p w14:paraId="0161BE48" w14:textId="59547314" w:rsidR="00DE61C7" w:rsidRPr="00AC7417" w:rsidRDefault="001940BE" w:rsidP="009C0459">
      <w:pPr>
        <w:spacing w:line="480" w:lineRule="auto"/>
        <w:jc w:val="both"/>
        <w:rPr>
          <w:rFonts w:ascii="Georgia" w:hAnsi="Georgia"/>
          <w:sz w:val="22"/>
          <w:szCs w:val="22"/>
        </w:rPr>
      </w:pPr>
      <w:moveFrom w:id="358" w:author="Marcel Gietzmann-Sanders" w:date="2026-02-05T08:04:00Z" w16du:dateUtc="2026-02-05T13:04:00Z">
        <w:r w:rsidRPr="00AC7417" w:rsidDel="009C0459">
          <w:rPr>
            <w:rFonts w:ascii="Georgia" w:hAnsi="Georgia"/>
            <w:sz w:val="22"/>
            <w:szCs w:val="22"/>
          </w:rPr>
          <w:t>Our findings underscore that risk identification is inherently dynamic</w:t>
        </w:r>
        <w:r w:rsidR="00A45F4E" w:rsidRPr="00AC7417" w:rsidDel="009C0459">
          <w:rPr>
            <w:rFonts w:ascii="Georgia" w:hAnsi="Georgia"/>
            <w:sz w:val="22"/>
            <w:szCs w:val="22"/>
          </w:rPr>
          <w:t xml:space="preserve"> </w:t>
        </w:r>
        <w:r w:rsidR="00B84C56" w:rsidDel="009C0459">
          <w:rPr>
            <w:rFonts w:ascii="Georgia" w:hAnsi="Georgia"/>
            <w:sz w:val="22"/>
            <w:szCs w:val="22"/>
          </w:rPr>
          <w:t xml:space="preserve">- </w:t>
        </w:r>
        <w:r w:rsidR="00A45F4E" w:rsidRPr="00AC7417" w:rsidDel="009C0459">
          <w:rPr>
            <w:rFonts w:ascii="Georgia" w:hAnsi="Georgia"/>
            <w:sz w:val="22"/>
            <w:szCs w:val="22"/>
          </w:rPr>
          <w:t>a pattern that has been o</w:t>
        </w:r>
        <w:r w:rsidR="00DE61C7" w:rsidRPr="00AC7417" w:rsidDel="009C0459">
          <w:rPr>
            <w:rFonts w:ascii="Georgia" w:hAnsi="Georgia"/>
            <w:sz w:val="22"/>
            <w:szCs w:val="22"/>
          </w:rPr>
          <w:t>bserved across a variety of other fisheries as well. In Lake Huron, Lake Trout (</w:t>
        </w:r>
        <w:r w:rsidR="00DE61C7" w:rsidRPr="00AC7417" w:rsidDel="009C0459">
          <w:rPr>
            <w:rFonts w:ascii="Georgia" w:hAnsi="Georgia"/>
            <w:i/>
            <w:iCs/>
            <w:sz w:val="22"/>
            <w:szCs w:val="22"/>
          </w:rPr>
          <w:t>Salvelinus namaycush</w:t>
        </w:r>
        <w:r w:rsidR="00DE61C7" w:rsidRPr="00AC7417" w:rsidDel="009C0459">
          <w:rPr>
            <w:rFonts w:ascii="Georgia" w:hAnsi="Georgia"/>
            <w:sz w:val="22"/>
            <w:szCs w:val="22"/>
          </w:rPr>
          <w:t>)</w:t>
        </w:r>
        <w:r w:rsidR="00922D1D" w:rsidRPr="00AC7417" w:rsidDel="009C0459">
          <w:rPr>
            <w:rFonts w:ascii="Georgia" w:hAnsi="Georgia"/>
            <w:sz w:val="22"/>
            <w:szCs w:val="22"/>
          </w:rPr>
          <w:t xml:space="preserve"> </w:t>
        </w:r>
        <w:r w:rsidR="00DE61C7" w:rsidRPr="00AC7417" w:rsidDel="009C0459">
          <w:rPr>
            <w:rFonts w:ascii="Georgia" w:hAnsi="Georgia"/>
            <w:sz w:val="22"/>
            <w:szCs w:val="22"/>
          </w:rPr>
          <w:t>are more often caught in the Lake Whitefish (</w:t>
        </w:r>
        <w:r w:rsidR="00DE61C7" w:rsidRPr="00AC7417" w:rsidDel="009C0459">
          <w:rPr>
            <w:rFonts w:ascii="Georgia" w:hAnsi="Georgia"/>
            <w:i/>
            <w:iCs/>
            <w:sz w:val="22"/>
            <w:szCs w:val="22"/>
          </w:rPr>
          <w:t>Coregonus clupeaformis</w:t>
        </w:r>
        <w:r w:rsidR="00DE61C7" w:rsidRPr="00AC7417" w:rsidDel="009C0459">
          <w:rPr>
            <w:rFonts w:ascii="Georgia" w:hAnsi="Georgia"/>
            <w:sz w:val="22"/>
            <w:szCs w:val="22"/>
          </w:rPr>
          <w:t>) fishery during spring and summer (Bergstedt 2016)</w:t>
        </w:r>
        <w:r w:rsidR="00B84C56" w:rsidDel="009C0459">
          <w:rPr>
            <w:rFonts w:ascii="Georgia" w:hAnsi="Georgia"/>
            <w:sz w:val="22"/>
            <w:szCs w:val="22"/>
          </w:rPr>
          <w:t>, t</w:t>
        </w:r>
        <w:r w:rsidR="00DE61C7" w:rsidRPr="00AC7417" w:rsidDel="009C0459">
          <w:rPr>
            <w:rFonts w:ascii="Georgia" w:hAnsi="Georgia"/>
            <w:sz w:val="22"/>
            <w:szCs w:val="22"/>
          </w:rPr>
          <w:t>urtles are more likely to be hooked on pelagic longlines near weather fronts (Gilman 2006)</w:t>
        </w:r>
        <w:r w:rsidR="00B84C56" w:rsidDel="009C0459">
          <w:rPr>
            <w:rFonts w:ascii="Georgia" w:hAnsi="Georgia"/>
            <w:sz w:val="22"/>
            <w:szCs w:val="22"/>
          </w:rPr>
          <w:t>, and w</w:t>
        </w:r>
        <w:r w:rsidR="00DE61C7" w:rsidRPr="00AC7417" w:rsidDel="009C0459">
          <w:rPr>
            <w:rFonts w:ascii="Georgia" w:hAnsi="Georgia"/>
            <w:sz w:val="22"/>
            <w:szCs w:val="22"/>
          </w:rPr>
          <w:t>hale entanglements rose sharply in the Dungeness crab (</w:t>
        </w:r>
        <w:r w:rsidR="00DE61C7" w:rsidRPr="00AC7417" w:rsidDel="009C0459">
          <w:rPr>
            <w:rFonts w:ascii="Georgia" w:hAnsi="Georgia"/>
            <w:i/>
            <w:iCs/>
            <w:sz w:val="22"/>
            <w:szCs w:val="22"/>
          </w:rPr>
          <w:t>Metacarcinus magister</w:t>
        </w:r>
        <w:r w:rsidR="00DE61C7" w:rsidRPr="00AC7417" w:rsidDel="009C0459">
          <w:rPr>
            <w:rFonts w:ascii="Georgia" w:hAnsi="Georgia"/>
            <w:sz w:val="22"/>
            <w:szCs w:val="22"/>
          </w:rPr>
          <w:t>) fishery during a heatwave (</w:t>
        </w:r>
        <w:r w:rsidR="004E5A75" w:rsidRPr="00AC7417" w:rsidDel="009C0459">
          <w:rPr>
            <w:rFonts w:ascii="Georgia" w:hAnsi="Georgia"/>
            <w:sz w:val="22"/>
            <w:szCs w:val="22"/>
          </w:rPr>
          <w:t>Santora</w:t>
        </w:r>
        <w:r w:rsidR="00DE61C7" w:rsidRPr="00AC7417" w:rsidDel="009C0459">
          <w:rPr>
            <w:rFonts w:ascii="Georgia" w:hAnsi="Georgia"/>
            <w:sz w:val="22"/>
            <w:szCs w:val="22"/>
          </w:rPr>
          <w:t xml:space="preserve"> </w:t>
        </w:r>
        <w:r w:rsidR="004E5A75" w:rsidRPr="00AC7417" w:rsidDel="009C0459">
          <w:rPr>
            <w:rFonts w:ascii="Georgia" w:hAnsi="Georgia"/>
            <w:sz w:val="22"/>
            <w:szCs w:val="22"/>
          </w:rPr>
          <w:t>2020</w:t>
        </w:r>
        <w:r w:rsidR="00DE61C7" w:rsidRPr="00AC7417" w:rsidDel="009C0459">
          <w:rPr>
            <w:rFonts w:ascii="Georgia" w:hAnsi="Georgia"/>
            <w:sz w:val="22"/>
            <w:szCs w:val="22"/>
          </w:rPr>
          <w:t>).</w:t>
        </w:r>
      </w:moveFrom>
      <w:moveFromRangeEnd w:id="355"/>
      <w:r w:rsidR="00DE61C7" w:rsidRPr="00AC7417">
        <w:rPr>
          <w:rFonts w:ascii="Georgia" w:hAnsi="Georgia"/>
          <w:sz w:val="22"/>
          <w:szCs w:val="22"/>
        </w:rPr>
        <w:t xml:space="preserve"> </w:t>
      </w:r>
    </w:p>
    <w:p w14:paraId="2C2D1790" w14:textId="77777777" w:rsidR="004E5A75" w:rsidRPr="00AC7417" w:rsidRDefault="004E5A75" w:rsidP="003069E2">
      <w:pPr>
        <w:spacing w:line="480" w:lineRule="auto"/>
        <w:jc w:val="both"/>
        <w:rPr>
          <w:rFonts w:ascii="Georgia" w:hAnsi="Georgia"/>
          <w:sz w:val="22"/>
          <w:szCs w:val="22"/>
        </w:rPr>
      </w:pPr>
    </w:p>
    <w:p w14:paraId="6F9EB6C4" w14:textId="530D2A53" w:rsidR="00DE61C7" w:rsidRPr="00AC7417" w:rsidRDefault="004E5A75" w:rsidP="003069E2">
      <w:pPr>
        <w:spacing w:line="480" w:lineRule="auto"/>
        <w:jc w:val="both"/>
        <w:rPr>
          <w:rFonts w:ascii="Georgia" w:hAnsi="Georgia"/>
          <w:sz w:val="22"/>
          <w:szCs w:val="22"/>
        </w:rPr>
      </w:pPr>
      <w:r w:rsidRPr="00AC7417">
        <w:rPr>
          <w:rFonts w:ascii="Georgia" w:hAnsi="Georgia"/>
          <w:sz w:val="22"/>
          <w:szCs w:val="22"/>
        </w:rPr>
        <w:t xml:space="preserve">In addition to spatial selection, time of day can also be leveraged in bycatch mitigation – especially in summer and fall. </w:t>
      </w:r>
      <w:r w:rsidR="00FB7CF1" w:rsidRPr="00AC7417">
        <w:rPr>
          <w:rFonts w:ascii="Georgia" w:hAnsi="Georgia"/>
          <w:sz w:val="22"/>
          <w:szCs w:val="22"/>
        </w:rPr>
        <w:t xml:space="preserve">Our results from the GOA </w:t>
      </w:r>
      <w:r w:rsidR="00B84C56">
        <w:rPr>
          <w:rFonts w:ascii="Georgia" w:hAnsi="Georgia"/>
          <w:sz w:val="22"/>
          <w:szCs w:val="22"/>
        </w:rPr>
        <w:t>suggest</w:t>
      </w:r>
      <w:r w:rsidR="00FB7CF1" w:rsidRPr="00AC7417">
        <w:rPr>
          <w:rFonts w:ascii="Georgia" w:hAnsi="Georgia"/>
          <w:sz w:val="22"/>
          <w:szCs w:val="22"/>
        </w:rPr>
        <w:t xml:space="preserve"> that </w:t>
      </w:r>
      <w:r w:rsidRPr="00AC7417">
        <w:rPr>
          <w:rFonts w:ascii="Georgia" w:hAnsi="Georgia"/>
          <w:sz w:val="22"/>
          <w:szCs w:val="22"/>
        </w:rPr>
        <w:t>d</w:t>
      </w:r>
      <w:r w:rsidR="00DE61C7" w:rsidRPr="00AC7417">
        <w:rPr>
          <w:rFonts w:ascii="Georgia" w:hAnsi="Georgia"/>
          <w:sz w:val="22"/>
          <w:szCs w:val="22"/>
        </w:rPr>
        <w:t xml:space="preserve">uring August there is a strong diel pattern: Chinook tend to rise toward the surface at night, </w:t>
      </w:r>
      <w:r w:rsidR="00FB7CF1" w:rsidRPr="00AC7417">
        <w:rPr>
          <w:rFonts w:ascii="Georgia" w:hAnsi="Georgia"/>
          <w:sz w:val="22"/>
          <w:szCs w:val="22"/>
        </w:rPr>
        <w:t xml:space="preserve">thereby </w:t>
      </w:r>
      <w:r w:rsidR="00DE61C7" w:rsidRPr="00AC7417">
        <w:rPr>
          <w:rFonts w:ascii="Georgia" w:hAnsi="Georgia"/>
          <w:sz w:val="22"/>
          <w:szCs w:val="22"/>
        </w:rPr>
        <w:t>reducing the probability of interaction with bottom trawls</w:t>
      </w:r>
      <w:ins w:id="359" w:author="Marcel Gietzmann-Sanders" w:date="2026-02-05T08:06:00Z" w16du:dateUtc="2026-02-05T13:06:00Z">
        <w:r w:rsidR="009C0459">
          <w:rPr>
            <w:rFonts w:ascii="Georgia" w:hAnsi="Georgia"/>
            <w:sz w:val="22"/>
            <w:szCs w:val="22"/>
          </w:rPr>
          <w:t xml:space="preserve"> – a real possibility given there are no restrictions on t</w:t>
        </w:r>
      </w:ins>
      <w:ins w:id="360" w:author="Marcel Gietzmann-Sanders" w:date="2026-02-05T08:07:00Z" w16du:dateUtc="2026-02-05T13:07:00Z">
        <w:r w:rsidR="009C0459">
          <w:rPr>
            <w:rFonts w:ascii="Georgia" w:hAnsi="Georgia"/>
            <w:sz w:val="22"/>
            <w:szCs w:val="22"/>
          </w:rPr>
          <w:t>he time of day of fishing for the pollock fleet</w:t>
        </w:r>
      </w:ins>
      <w:r w:rsidR="00DE61C7" w:rsidRPr="00AC7417">
        <w:rPr>
          <w:rFonts w:ascii="Georgia" w:hAnsi="Georgia"/>
          <w:sz w:val="22"/>
          <w:szCs w:val="22"/>
        </w:rPr>
        <w:t>. In contrast, in southern portions of the Pacific Hake fishery</w:t>
      </w:r>
      <w:r w:rsidR="009E58F4" w:rsidRPr="00AC7417">
        <w:rPr>
          <w:rFonts w:ascii="Georgia" w:hAnsi="Georgia"/>
          <w:sz w:val="22"/>
          <w:szCs w:val="22"/>
        </w:rPr>
        <w:t xml:space="preserve"> of the WA/OR coast,</w:t>
      </w:r>
      <w:r w:rsidR="00DE61C7" w:rsidRPr="00AC7417">
        <w:rPr>
          <w:rFonts w:ascii="Georgia" w:hAnsi="Georgia"/>
          <w:sz w:val="22"/>
          <w:szCs w:val="22"/>
        </w:rPr>
        <w:t xml:space="preserve"> Chinook salmon show the opposite pattern, with Chinook more surface-oriented by day and descending at night (Sabal 2023; Shirk 2023). This diel gradient weakens northward, suggesting that our “opposite” pattern may be a northern extension of a behavioral continuum. Yet the diel behavior also shifts with season: in February</w:t>
      </w:r>
      <w:r w:rsidRPr="00AC7417">
        <w:rPr>
          <w:rFonts w:ascii="Georgia" w:hAnsi="Georgia"/>
          <w:sz w:val="22"/>
          <w:szCs w:val="22"/>
        </w:rPr>
        <w:t xml:space="preserve">, </w:t>
      </w:r>
      <w:r w:rsidR="00DE61C7" w:rsidRPr="00AC7417">
        <w:rPr>
          <w:rFonts w:ascii="Georgia" w:hAnsi="Georgia"/>
          <w:sz w:val="22"/>
          <w:szCs w:val="22"/>
        </w:rPr>
        <w:t>weak or inverted diel patterns result in lower risk by adopting daytime or crepuscular fishing. These results further support the conclusion that bycatch mitigation strategies must be tuned to their spatiotemporal context.</w:t>
      </w:r>
    </w:p>
    <w:p w14:paraId="36D662B2" w14:textId="77777777" w:rsidR="00DE61C7" w:rsidRPr="00AC7417" w:rsidRDefault="00DE61C7" w:rsidP="003069E2">
      <w:pPr>
        <w:spacing w:line="480" w:lineRule="auto"/>
        <w:jc w:val="both"/>
        <w:rPr>
          <w:rFonts w:ascii="Georgia" w:hAnsi="Georgia"/>
          <w:sz w:val="22"/>
          <w:szCs w:val="22"/>
        </w:rPr>
      </w:pPr>
    </w:p>
    <w:p w14:paraId="465AE593" w14:textId="4B98DE57"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lastRenderedPageBreak/>
        <w:t xml:space="preserve">Our results </w:t>
      </w:r>
      <w:r w:rsidR="00B84C56">
        <w:rPr>
          <w:rFonts w:ascii="Georgia" w:hAnsi="Georgia"/>
          <w:sz w:val="22"/>
          <w:szCs w:val="22"/>
        </w:rPr>
        <w:t>provide further support</w:t>
      </w:r>
      <w:r w:rsidRPr="00AC7417">
        <w:rPr>
          <w:rFonts w:ascii="Georgia" w:hAnsi="Georgia"/>
          <w:sz w:val="22"/>
          <w:szCs w:val="22"/>
        </w:rPr>
        <w:t xml:space="preserve"> that diel patterns are part of a broader principle. These observations add to mounting evidence that time-of-day behaviors can inform effective targeting strategies for highly mobile marine predators. In the Gulf of Mexico, for instance, pelagic longline bycatch studies revealed strong diel and lunar patterns across blue (</w:t>
      </w:r>
      <w:r w:rsidRPr="00AC7417">
        <w:rPr>
          <w:rFonts w:ascii="Georgia" w:hAnsi="Georgia"/>
          <w:i/>
          <w:iCs/>
          <w:sz w:val="22"/>
          <w:szCs w:val="22"/>
        </w:rPr>
        <w:t>Makaira nigricans</w:t>
      </w:r>
      <w:r w:rsidRPr="00AC7417">
        <w:rPr>
          <w:rFonts w:ascii="Georgia" w:hAnsi="Georgia"/>
          <w:sz w:val="22"/>
          <w:szCs w:val="22"/>
        </w:rPr>
        <w:t>) and white marlin (</w:t>
      </w:r>
      <w:proofErr w:type="spellStart"/>
      <w:r w:rsidRPr="00AC7417">
        <w:rPr>
          <w:rFonts w:ascii="Georgia" w:hAnsi="Georgia"/>
          <w:i/>
          <w:iCs/>
          <w:sz w:val="22"/>
          <w:szCs w:val="22"/>
        </w:rPr>
        <w:t>Kajikia</w:t>
      </w:r>
      <w:proofErr w:type="spellEnd"/>
      <w:r w:rsidRPr="00AC7417">
        <w:rPr>
          <w:rFonts w:ascii="Georgia" w:hAnsi="Georgia"/>
          <w:i/>
          <w:iCs/>
          <w:sz w:val="22"/>
          <w:szCs w:val="22"/>
        </w:rPr>
        <w:t xml:space="preserve"> albida</w:t>
      </w:r>
      <w:r w:rsidRPr="00AC7417">
        <w:rPr>
          <w:rFonts w:ascii="Georgia" w:hAnsi="Georgia"/>
          <w:sz w:val="22"/>
          <w:szCs w:val="22"/>
        </w:rPr>
        <w:t>), wahoo (</w:t>
      </w:r>
      <w:r w:rsidRPr="00AC7417">
        <w:rPr>
          <w:rFonts w:ascii="Georgia" w:hAnsi="Georgia"/>
          <w:i/>
          <w:iCs/>
          <w:sz w:val="22"/>
          <w:szCs w:val="22"/>
        </w:rPr>
        <w:t>Acanthocybium solandri</w:t>
      </w:r>
      <w:r w:rsidRPr="00AC7417">
        <w:rPr>
          <w:rFonts w:ascii="Georgia" w:hAnsi="Georgia"/>
          <w:sz w:val="22"/>
          <w:szCs w:val="22"/>
        </w:rPr>
        <w:t>), dolphinfish (</w:t>
      </w:r>
      <w:proofErr w:type="spellStart"/>
      <w:r w:rsidRPr="00AC7417">
        <w:rPr>
          <w:rFonts w:ascii="Georgia" w:hAnsi="Georgia"/>
          <w:i/>
          <w:iCs/>
          <w:sz w:val="22"/>
          <w:szCs w:val="22"/>
        </w:rPr>
        <w:t>Coryphaena</w:t>
      </w:r>
      <w:proofErr w:type="spellEnd"/>
      <w:r w:rsidRPr="00AC7417">
        <w:rPr>
          <w:rFonts w:ascii="Georgia" w:hAnsi="Georgia"/>
          <w:i/>
          <w:iCs/>
          <w:sz w:val="22"/>
          <w:szCs w:val="22"/>
        </w:rPr>
        <w:t xml:space="preserve"> </w:t>
      </w:r>
      <w:proofErr w:type="spellStart"/>
      <w:r w:rsidRPr="00AC7417">
        <w:rPr>
          <w:rFonts w:ascii="Georgia" w:hAnsi="Georgia"/>
          <w:i/>
          <w:iCs/>
          <w:sz w:val="22"/>
          <w:szCs w:val="22"/>
        </w:rPr>
        <w:t>hippurus</w:t>
      </w:r>
      <w:proofErr w:type="spellEnd"/>
      <w:r w:rsidRPr="00AC7417">
        <w:rPr>
          <w:rFonts w:ascii="Georgia" w:hAnsi="Georgia"/>
          <w:sz w:val="22"/>
          <w:szCs w:val="22"/>
        </w:rPr>
        <w:t>), swordfish (</w:t>
      </w:r>
      <w:r w:rsidRPr="00AC7417">
        <w:rPr>
          <w:rFonts w:ascii="Georgia" w:hAnsi="Georgia"/>
          <w:i/>
          <w:iCs/>
          <w:sz w:val="22"/>
          <w:szCs w:val="22"/>
        </w:rPr>
        <w:t>Xiphias gladius</w:t>
      </w:r>
      <w:r w:rsidRPr="00AC7417">
        <w:rPr>
          <w:rFonts w:ascii="Georgia" w:hAnsi="Georgia"/>
          <w:sz w:val="22"/>
          <w:szCs w:val="22"/>
        </w:rPr>
        <w:t>), and several tuna species—patterns that could be exploited to reduce bycatch (</w:t>
      </w:r>
      <w:proofErr w:type="spellStart"/>
      <w:r w:rsidRPr="00AC7417">
        <w:rPr>
          <w:rFonts w:ascii="Georgia" w:hAnsi="Georgia"/>
          <w:sz w:val="22"/>
          <w:szCs w:val="22"/>
        </w:rPr>
        <w:t>Orbesen</w:t>
      </w:r>
      <w:proofErr w:type="spellEnd"/>
      <w:r w:rsidRPr="00AC7417">
        <w:rPr>
          <w:rFonts w:ascii="Georgia" w:hAnsi="Georgia"/>
          <w:sz w:val="22"/>
          <w:szCs w:val="22"/>
        </w:rPr>
        <w:t xml:space="preserve"> 2017). Fishermen have long drawn on similar rhythms to target swordfish and yellowfin</w:t>
      </w:r>
      <w:ins w:id="361" w:author="Marcel Gietzmann-Sanders" w:date="2026-02-05T08:10:00Z" w16du:dateUtc="2026-02-05T13:10:00Z">
        <w:r w:rsidR="00C255BC">
          <w:rPr>
            <w:rFonts w:ascii="Georgia" w:hAnsi="Georgia"/>
            <w:sz w:val="22"/>
            <w:szCs w:val="22"/>
          </w:rPr>
          <w:t xml:space="preserve"> tuna</w:t>
        </w:r>
      </w:ins>
      <w:r w:rsidRPr="00AC7417">
        <w:rPr>
          <w:rFonts w:ascii="Georgia" w:hAnsi="Georgia"/>
          <w:sz w:val="22"/>
          <w:szCs w:val="22"/>
        </w:rPr>
        <w:t xml:space="preserve">. Even in freshwater, Lake Trout displayed diverse diel behaviors across individuals (Bergstedt 2016). Across these studies </w:t>
      </w:r>
      <w:r w:rsidR="009B78C4" w:rsidRPr="00AC7417">
        <w:rPr>
          <w:rFonts w:ascii="Georgia" w:hAnsi="Georgia"/>
          <w:sz w:val="22"/>
          <w:szCs w:val="22"/>
        </w:rPr>
        <w:t xml:space="preserve">a central </w:t>
      </w:r>
      <w:r w:rsidRPr="00AC7417">
        <w:rPr>
          <w:rFonts w:ascii="Georgia" w:hAnsi="Georgia"/>
          <w:sz w:val="22"/>
          <w:szCs w:val="22"/>
        </w:rPr>
        <w:t xml:space="preserve">theme </w:t>
      </w:r>
      <w:r w:rsidR="009B78C4" w:rsidRPr="00AC7417">
        <w:rPr>
          <w:rFonts w:ascii="Georgia" w:hAnsi="Georgia"/>
          <w:sz w:val="22"/>
          <w:szCs w:val="22"/>
        </w:rPr>
        <w:t>emerges, namely that</w:t>
      </w:r>
      <w:r w:rsidRPr="00AC7417">
        <w:rPr>
          <w:rFonts w:ascii="Georgia" w:hAnsi="Georgia"/>
          <w:sz w:val="22"/>
          <w:szCs w:val="22"/>
        </w:rPr>
        <w:t xml:space="preserve"> </w:t>
      </w:r>
      <w:r w:rsidR="00683701" w:rsidRPr="00AC7417">
        <w:rPr>
          <w:rFonts w:ascii="Georgia" w:hAnsi="Georgia"/>
          <w:sz w:val="22"/>
          <w:szCs w:val="22"/>
        </w:rPr>
        <w:t xml:space="preserve">understanding </w:t>
      </w:r>
      <w:r w:rsidRPr="00AC7417">
        <w:rPr>
          <w:rFonts w:ascii="Georgia" w:hAnsi="Georgia"/>
          <w:sz w:val="22"/>
          <w:szCs w:val="22"/>
        </w:rPr>
        <w:t xml:space="preserve">diel patterns </w:t>
      </w:r>
      <w:r w:rsidR="00683701" w:rsidRPr="00AC7417">
        <w:rPr>
          <w:rFonts w:ascii="Georgia" w:hAnsi="Georgia"/>
          <w:sz w:val="22"/>
          <w:szCs w:val="22"/>
        </w:rPr>
        <w:t>can benefit harvester efficacy</w:t>
      </w:r>
      <w:r w:rsidRPr="00AC7417">
        <w:rPr>
          <w:rFonts w:ascii="Georgia" w:hAnsi="Georgia"/>
          <w:sz w:val="22"/>
          <w:szCs w:val="22"/>
        </w:rPr>
        <w:t>, but fish behavior is always a moving target, shaped by space, season, lunar cycles, and location (</w:t>
      </w:r>
      <w:proofErr w:type="spellStart"/>
      <w:r w:rsidRPr="00AC7417">
        <w:rPr>
          <w:rFonts w:ascii="Georgia" w:hAnsi="Georgia"/>
          <w:sz w:val="22"/>
          <w:szCs w:val="22"/>
        </w:rPr>
        <w:t>Orbesen</w:t>
      </w:r>
      <w:proofErr w:type="spellEnd"/>
      <w:r w:rsidRPr="00AC7417">
        <w:rPr>
          <w:rFonts w:ascii="Georgia" w:hAnsi="Georgia"/>
          <w:sz w:val="22"/>
          <w:szCs w:val="22"/>
        </w:rPr>
        <w:t xml:space="preserve"> 2017; Goodyear 2008; Sabal 2023; Shirk 2023; Bergstedt 2016).</w:t>
      </w:r>
    </w:p>
    <w:p w14:paraId="28260967" w14:textId="77777777" w:rsidR="00DE61C7" w:rsidRPr="00AC7417" w:rsidRDefault="00DE61C7" w:rsidP="003069E2">
      <w:pPr>
        <w:spacing w:line="480" w:lineRule="auto"/>
        <w:jc w:val="both"/>
        <w:rPr>
          <w:rFonts w:ascii="Georgia" w:hAnsi="Georgia"/>
          <w:sz w:val="22"/>
          <w:szCs w:val="22"/>
        </w:rPr>
      </w:pPr>
    </w:p>
    <w:p w14:paraId="56437574" w14:textId="0E2B18F9" w:rsidR="00DE61C7" w:rsidRPr="00AC7417" w:rsidRDefault="00DE61C7" w:rsidP="003069E2">
      <w:pPr>
        <w:spacing w:line="480" w:lineRule="auto"/>
        <w:jc w:val="both"/>
        <w:rPr>
          <w:rFonts w:ascii="Georgia" w:hAnsi="Georgia"/>
          <w:sz w:val="22"/>
          <w:szCs w:val="22"/>
        </w:rPr>
      </w:pPr>
      <w:r w:rsidRPr="00AC7417">
        <w:rPr>
          <w:rFonts w:ascii="Georgia" w:hAnsi="Georgia"/>
          <w:sz w:val="22"/>
          <w:szCs w:val="22"/>
        </w:rPr>
        <w:t xml:space="preserve">While choosing to fish at specific times of day and spatial selectivity are powerful levers for risk mitigation, zooming in on specific locations shows that other timing strategies matter as well. </w:t>
      </w:r>
      <w:r w:rsidR="00B84C56">
        <w:rPr>
          <w:rFonts w:ascii="Georgia" w:hAnsi="Georgia"/>
          <w:sz w:val="22"/>
          <w:szCs w:val="22"/>
        </w:rPr>
        <w:t>Near</w:t>
      </w:r>
      <w:r w:rsidRPr="00AC7417">
        <w:rPr>
          <w:rFonts w:ascii="Georgia" w:hAnsi="Georgia"/>
          <w:sz w:val="22"/>
          <w:szCs w:val="22"/>
        </w:rPr>
        <w:t xml:space="preserve"> Chignik, for example, risk at depth drops by nearly 10% between mid-January and March. By late February, the diel pattern itself becomes increasingly useful, adding another layer of leverage in this area. More broadly, these interactions between space and time mean that models cannot be read as static maps of risk. Monthly shifts, daily rhythms, and environmental variability all change the risk of fishing at </w:t>
      </w:r>
      <w:proofErr w:type="gramStart"/>
      <w:r w:rsidRPr="00AC7417">
        <w:rPr>
          <w:rFonts w:ascii="Georgia" w:hAnsi="Georgia"/>
          <w:sz w:val="22"/>
          <w:szCs w:val="22"/>
        </w:rPr>
        <w:t>particular times</w:t>
      </w:r>
      <w:proofErr w:type="gramEnd"/>
      <w:r w:rsidRPr="00AC7417">
        <w:rPr>
          <w:rFonts w:ascii="Georgia" w:hAnsi="Georgia"/>
          <w:sz w:val="22"/>
          <w:szCs w:val="22"/>
        </w:rPr>
        <w:t xml:space="preserve"> and places. As Goodyear (2008) noted for another highly mobile pelagic predator - blue marlin - habitat use is a four-dimensional problem. Dynamic, practical visualizations are therefore essential so that fishermen can take full advantage of this 4D habitat.</w:t>
      </w:r>
    </w:p>
    <w:p w14:paraId="74FDD674" w14:textId="77777777" w:rsidR="00DE61C7" w:rsidRPr="00AC7417" w:rsidRDefault="00DE61C7" w:rsidP="003069E2">
      <w:pPr>
        <w:spacing w:line="480" w:lineRule="auto"/>
        <w:jc w:val="both"/>
        <w:rPr>
          <w:rFonts w:ascii="Georgia" w:hAnsi="Georgia"/>
          <w:sz w:val="22"/>
          <w:szCs w:val="22"/>
        </w:rPr>
      </w:pPr>
    </w:p>
    <w:p w14:paraId="615CDFC6" w14:textId="09C6A257" w:rsidR="00DE61C7" w:rsidRDefault="00DE61C7" w:rsidP="003069E2">
      <w:pPr>
        <w:spacing w:line="480" w:lineRule="auto"/>
        <w:jc w:val="both"/>
        <w:rPr>
          <w:ins w:id="362" w:author="Marcel Gietzmann-Sanders" w:date="2026-02-04T11:52:00Z" w16du:dateUtc="2026-02-04T16:52:00Z"/>
          <w:rFonts w:ascii="Georgia" w:hAnsi="Georgia"/>
          <w:sz w:val="22"/>
          <w:szCs w:val="22"/>
        </w:rPr>
      </w:pPr>
      <w:r w:rsidRPr="00AC7417">
        <w:rPr>
          <w:rFonts w:ascii="Georgia" w:hAnsi="Georgia"/>
          <w:sz w:val="22"/>
          <w:szCs w:val="22"/>
        </w:rPr>
        <w:t xml:space="preserve">To be useful, tools that capture 4D habitat must also fit within the strategies already used by the GOA pollock fleet to mitigate Chinook salmon bycatch. The fishery already employs excluder </w:t>
      </w:r>
      <w:r w:rsidRPr="00AC7417">
        <w:rPr>
          <w:rFonts w:ascii="Georgia" w:hAnsi="Georgia"/>
          <w:sz w:val="22"/>
          <w:szCs w:val="22"/>
        </w:rPr>
        <w:lastRenderedPageBreak/>
        <w:t>devices (Gauvin 2016</w:t>
      </w:r>
      <w:del w:id="363" w:author="Marcel Gietzmann-Sanders" w:date="2026-02-05T08:13:00Z" w16du:dateUtc="2026-02-05T13:13:00Z">
        <w:r w:rsidRPr="00AC7417" w:rsidDel="00C255BC">
          <w:rPr>
            <w:rFonts w:ascii="Georgia" w:hAnsi="Georgia"/>
            <w:sz w:val="22"/>
            <w:szCs w:val="22"/>
          </w:rPr>
          <w:delText>; Lomeli 2019</w:delText>
        </w:r>
      </w:del>
      <w:r w:rsidRPr="00AC7417">
        <w:rPr>
          <w:rFonts w:ascii="Georgia" w:hAnsi="Georgia"/>
          <w:sz w:val="22"/>
          <w:szCs w:val="22"/>
        </w:rPr>
        <w:t xml:space="preserve">), fleet communication protocols through </w:t>
      </w:r>
      <w:proofErr w:type="spellStart"/>
      <w:r w:rsidRPr="00AC7417">
        <w:rPr>
          <w:rFonts w:ascii="Georgia" w:hAnsi="Georgia"/>
          <w:sz w:val="22"/>
          <w:szCs w:val="22"/>
        </w:rPr>
        <w:t>SeaState</w:t>
      </w:r>
      <w:proofErr w:type="spellEnd"/>
      <w:r w:rsidRPr="00AC7417">
        <w:rPr>
          <w:rFonts w:ascii="Georgia" w:hAnsi="Georgia"/>
          <w:sz w:val="22"/>
          <w:szCs w:val="22"/>
        </w:rPr>
        <w:t xml:space="preserve"> (Gilman 2006), test trawls, and</w:t>
      </w:r>
      <w:r w:rsidR="00B84C56">
        <w:rPr>
          <w:rFonts w:ascii="Georgia" w:hAnsi="Georgia"/>
          <w:sz w:val="22"/>
          <w:szCs w:val="22"/>
        </w:rPr>
        <w:t xml:space="preserve"> - </w:t>
      </w:r>
      <w:r w:rsidRPr="00AC7417">
        <w:rPr>
          <w:rFonts w:ascii="Georgia" w:hAnsi="Georgia"/>
          <w:sz w:val="22"/>
          <w:szCs w:val="22"/>
        </w:rPr>
        <w:t>most importantly</w:t>
      </w:r>
      <w:r w:rsidR="00B84C56">
        <w:rPr>
          <w:rFonts w:ascii="Georgia" w:hAnsi="Georgia"/>
          <w:sz w:val="22"/>
          <w:szCs w:val="22"/>
        </w:rPr>
        <w:t xml:space="preserve"> - </w:t>
      </w:r>
      <w:r w:rsidRPr="00AC7417">
        <w:rPr>
          <w:rFonts w:ascii="Georgia" w:hAnsi="Georgia"/>
          <w:sz w:val="22"/>
          <w:szCs w:val="22"/>
        </w:rPr>
        <w:t>the fishermen’s own knowledge of where and when to fish (Gilman 2006). Our model and the tools built from it are intended to augment these approaches. Excluders, for instance, can reduce but not eliminate bycatch when Chinook are encountered</w:t>
      </w:r>
      <w:r w:rsidR="00B84C56">
        <w:rPr>
          <w:rFonts w:ascii="Georgia" w:hAnsi="Georgia"/>
          <w:sz w:val="22"/>
          <w:szCs w:val="22"/>
        </w:rPr>
        <w:t xml:space="preserve"> -</w:t>
      </w:r>
      <w:r w:rsidRPr="00AC7417">
        <w:rPr>
          <w:rFonts w:ascii="Georgia" w:hAnsi="Georgia"/>
          <w:sz w:val="22"/>
          <w:szCs w:val="22"/>
        </w:rPr>
        <w:t xml:space="preserve"> lowering the likelihood of encounter remains essential. Fleet communication protocols are reactive, while this framework could support proactive decision-making. And by offering a new perspective grounded in telemetry, these models can enhance</w:t>
      </w:r>
      <w:r w:rsidR="00B84C56">
        <w:rPr>
          <w:rFonts w:ascii="Georgia" w:hAnsi="Georgia"/>
          <w:sz w:val="22"/>
          <w:szCs w:val="22"/>
        </w:rPr>
        <w:t xml:space="preserve"> - </w:t>
      </w:r>
      <w:r w:rsidRPr="00AC7417">
        <w:rPr>
          <w:rFonts w:ascii="Georgia" w:hAnsi="Georgia"/>
          <w:sz w:val="22"/>
          <w:szCs w:val="22"/>
        </w:rPr>
        <w:t>and perhaps even catalyze</w:t>
      </w:r>
      <w:r w:rsidR="00B84C56">
        <w:rPr>
          <w:rFonts w:ascii="Georgia" w:hAnsi="Georgia"/>
          <w:sz w:val="22"/>
          <w:szCs w:val="22"/>
        </w:rPr>
        <w:t xml:space="preserve"> - </w:t>
      </w:r>
      <w:r w:rsidRPr="00AC7417">
        <w:rPr>
          <w:rFonts w:ascii="Georgia" w:hAnsi="Georgia"/>
          <w:sz w:val="22"/>
          <w:szCs w:val="22"/>
        </w:rPr>
        <w:t>the on-the-water knowledge the fleet already holds.</w:t>
      </w:r>
    </w:p>
    <w:p w14:paraId="7674BC6E" w14:textId="77777777" w:rsidR="00CF7ABC" w:rsidRDefault="00CF7ABC" w:rsidP="003069E2">
      <w:pPr>
        <w:spacing w:line="480" w:lineRule="auto"/>
        <w:jc w:val="both"/>
        <w:rPr>
          <w:ins w:id="364" w:author="Marcel Gietzmann-Sanders" w:date="2026-02-04T11:52:00Z" w16du:dateUtc="2026-02-04T16:52:00Z"/>
          <w:rFonts w:ascii="Georgia" w:hAnsi="Georgia"/>
          <w:sz w:val="22"/>
          <w:szCs w:val="22"/>
        </w:rPr>
      </w:pPr>
    </w:p>
    <w:p w14:paraId="356B6178" w14:textId="398E959B" w:rsidR="00CF7ABC" w:rsidRDefault="00CF7ABC" w:rsidP="003069E2">
      <w:pPr>
        <w:spacing w:line="480" w:lineRule="auto"/>
        <w:jc w:val="both"/>
        <w:rPr>
          <w:ins w:id="365" w:author="Marcel Gietzmann-Sanders" w:date="2026-02-04T11:56:00Z" w16du:dateUtc="2026-02-04T16:56:00Z"/>
          <w:rFonts w:ascii="Georgia" w:hAnsi="Georgia"/>
          <w:sz w:val="22"/>
          <w:szCs w:val="22"/>
        </w:rPr>
      </w:pPr>
      <w:ins w:id="366" w:author="Marcel Gietzmann-Sanders" w:date="2026-02-04T11:52:00Z" w16du:dateUtc="2026-02-04T16:52:00Z">
        <w:r>
          <w:rPr>
            <w:rFonts w:ascii="Georgia" w:hAnsi="Georgia"/>
            <w:sz w:val="22"/>
            <w:szCs w:val="22"/>
          </w:rPr>
          <w:t xml:space="preserve">It should also be explicitly pointed out that the approach detailed herein is only one part of a broader picture of risk prediction. </w:t>
        </w:r>
      </w:ins>
      <w:ins w:id="367" w:author="Marcel Gietzmann-Sanders" w:date="2026-02-04T11:55:00Z" w16du:dateUtc="2026-02-04T16:55:00Z">
        <w:r>
          <w:rPr>
            <w:rFonts w:ascii="Georgia" w:hAnsi="Georgia"/>
            <w:sz w:val="22"/>
            <w:szCs w:val="22"/>
          </w:rPr>
          <w:t>T</w:t>
        </w:r>
      </w:ins>
      <w:ins w:id="368" w:author="Marcel Gietzmann-Sanders" w:date="2026-02-04T11:53:00Z" w16du:dateUtc="2026-02-04T16:53:00Z">
        <w:r>
          <w:rPr>
            <w:rFonts w:ascii="Georgia" w:hAnsi="Georgia"/>
            <w:sz w:val="22"/>
            <w:szCs w:val="22"/>
          </w:rPr>
          <w:t>he fact that the features used by a model such as this need themselves to be predictable. For such things as time and overall depth this is no issue. But for environmental covariates such as salinity the mode</w:t>
        </w:r>
      </w:ins>
      <w:ins w:id="369" w:author="Marcel Gietzmann-Sanders" w:date="2026-02-04T11:54:00Z" w16du:dateUtc="2026-02-04T16:54:00Z">
        <w:r>
          <w:rPr>
            <w:rFonts w:ascii="Georgia" w:hAnsi="Georgia"/>
            <w:sz w:val="22"/>
            <w:szCs w:val="22"/>
          </w:rPr>
          <w:t xml:space="preserve">l will be limited by our ability to predict these. </w:t>
        </w:r>
      </w:ins>
      <w:ins w:id="370" w:author="Marcel Gietzmann-Sanders" w:date="2026-02-04T11:55:00Z" w16du:dateUtc="2026-02-04T16:55:00Z">
        <w:r>
          <w:rPr>
            <w:rFonts w:ascii="Georgia" w:hAnsi="Georgia"/>
            <w:sz w:val="22"/>
            <w:szCs w:val="22"/>
          </w:rPr>
          <w:t xml:space="preserve">Ocean models such as those provided by </w:t>
        </w:r>
        <w:r w:rsidRPr="00AC7417">
          <w:rPr>
            <w:rFonts w:ascii="Georgia" w:hAnsi="Georgia"/>
            <w:sz w:val="22"/>
            <w:szCs w:val="22"/>
          </w:rPr>
          <w:t>Copernicus Marine Service</w:t>
        </w:r>
        <w:r>
          <w:rPr>
            <w:rFonts w:ascii="Georgia" w:hAnsi="Georgia"/>
            <w:sz w:val="22"/>
            <w:szCs w:val="22"/>
          </w:rPr>
          <w:t xml:space="preserve"> often have forecasted components but these are limited in duration. As with any prediction, the further in time one projects the more uncertain the results</w:t>
        </w:r>
      </w:ins>
      <w:ins w:id="371" w:author="Marcel Gietzmann-Sanders" w:date="2026-02-05T08:09:00Z" w16du:dateUtc="2026-02-05T13:09:00Z">
        <w:r w:rsidR="00C255BC">
          <w:rPr>
            <w:rFonts w:ascii="Georgia" w:hAnsi="Georgia"/>
            <w:sz w:val="22"/>
            <w:szCs w:val="22"/>
          </w:rPr>
          <w:t xml:space="preserve"> and at some </w:t>
        </w:r>
        <w:proofErr w:type="gramStart"/>
        <w:r w:rsidR="00C255BC">
          <w:rPr>
            <w:rFonts w:ascii="Georgia" w:hAnsi="Georgia"/>
            <w:sz w:val="22"/>
            <w:szCs w:val="22"/>
          </w:rPr>
          <w:t>point</w:t>
        </w:r>
        <w:proofErr w:type="gramEnd"/>
        <w:r w:rsidR="00C255BC">
          <w:rPr>
            <w:rFonts w:ascii="Georgia" w:hAnsi="Georgia"/>
            <w:sz w:val="22"/>
            <w:szCs w:val="22"/>
          </w:rPr>
          <w:t xml:space="preserve"> historical averages may become the best indicator of expectations.</w:t>
        </w:r>
      </w:ins>
    </w:p>
    <w:p w14:paraId="64FCA3CA" w14:textId="77777777" w:rsidR="00CF7ABC" w:rsidRDefault="00CF7ABC" w:rsidP="003069E2">
      <w:pPr>
        <w:spacing w:line="480" w:lineRule="auto"/>
        <w:jc w:val="both"/>
        <w:rPr>
          <w:ins w:id="372" w:author="Marcel Gietzmann-Sanders" w:date="2026-02-04T11:56:00Z" w16du:dateUtc="2026-02-04T16:56:00Z"/>
          <w:rFonts w:ascii="Georgia" w:hAnsi="Georgia"/>
          <w:sz w:val="22"/>
          <w:szCs w:val="22"/>
        </w:rPr>
      </w:pPr>
    </w:p>
    <w:p w14:paraId="03A5C0EA" w14:textId="199515B9" w:rsidR="00CF7ABC" w:rsidRPr="00AC7417" w:rsidRDefault="00CF7ABC" w:rsidP="003069E2">
      <w:pPr>
        <w:spacing w:line="480" w:lineRule="auto"/>
        <w:jc w:val="both"/>
        <w:rPr>
          <w:rFonts w:ascii="Georgia" w:hAnsi="Georgia"/>
          <w:sz w:val="22"/>
          <w:szCs w:val="22"/>
        </w:rPr>
      </w:pPr>
      <w:proofErr w:type="gramStart"/>
      <w:ins w:id="373" w:author="Marcel Gietzmann-Sanders" w:date="2026-02-04T11:56:00Z" w16du:dateUtc="2026-02-04T16:56:00Z">
        <w:r>
          <w:rPr>
            <w:rFonts w:ascii="Georgia" w:hAnsi="Georgia"/>
            <w:sz w:val="22"/>
            <w:szCs w:val="22"/>
          </w:rPr>
          <w:t>Furthermore</w:t>
        </w:r>
        <w:proofErr w:type="gramEnd"/>
        <w:r>
          <w:rPr>
            <w:rFonts w:ascii="Georgia" w:hAnsi="Georgia"/>
            <w:sz w:val="22"/>
            <w:szCs w:val="22"/>
          </w:rPr>
          <w:t xml:space="preserve"> this model only predicts depth occupancy given the assumption that there are fish present </w:t>
        </w:r>
        <w:proofErr w:type="gramStart"/>
        <w:r>
          <w:rPr>
            <w:rFonts w:ascii="Georgia" w:hAnsi="Georgia"/>
            <w:sz w:val="22"/>
            <w:szCs w:val="22"/>
          </w:rPr>
          <w:t>in a given</w:t>
        </w:r>
        <w:proofErr w:type="gramEnd"/>
        <w:r>
          <w:rPr>
            <w:rFonts w:ascii="Georgia" w:hAnsi="Georgia"/>
            <w:sz w:val="22"/>
            <w:szCs w:val="22"/>
          </w:rPr>
          <w:t xml:space="preserve"> location. Predicting horizontal density patterns is a </w:t>
        </w:r>
      </w:ins>
      <w:ins w:id="374" w:author="Marcel Gietzmann-Sanders" w:date="2026-02-04T11:57:00Z" w16du:dateUtc="2026-02-04T16:57:00Z">
        <w:r>
          <w:rPr>
            <w:rFonts w:ascii="Georgia" w:hAnsi="Georgia"/>
            <w:sz w:val="22"/>
            <w:szCs w:val="22"/>
          </w:rPr>
          <w:t xml:space="preserve">problem of its own. </w:t>
        </w:r>
        <w:proofErr w:type="gramStart"/>
        <w:r>
          <w:rPr>
            <w:rFonts w:ascii="Georgia" w:hAnsi="Georgia"/>
            <w:sz w:val="22"/>
            <w:szCs w:val="22"/>
          </w:rPr>
          <w:t>Therefore</w:t>
        </w:r>
        <w:proofErr w:type="gramEnd"/>
        <w:r>
          <w:rPr>
            <w:rFonts w:ascii="Georgia" w:hAnsi="Georgia"/>
            <w:sz w:val="22"/>
            <w:szCs w:val="22"/>
          </w:rPr>
          <w:t xml:space="preserve"> one limitation of this model is that even if an area is predicted as high risk from a depth perspective it may not actually be high risk if there are reasons to believe that Chinook salmon density will be low in the area(s) indicated. To tie into a complete sense of risk both </w:t>
        </w:r>
      </w:ins>
      <w:ins w:id="375" w:author="Marcel Gietzmann-Sanders" w:date="2026-02-04T11:58:00Z" w16du:dateUtc="2026-02-04T16:58:00Z">
        <w:r>
          <w:rPr>
            <w:rFonts w:ascii="Georgia" w:hAnsi="Georgia"/>
            <w:sz w:val="22"/>
            <w:szCs w:val="22"/>
          </w:rPr>
          <w:t xml:space="preserve">pieces are needed. </w:t>
        </w:r>
      </w:ins>
    </w:p>
    <w:p w14:paraId="43018971" w14:textId="77777777" w:rsidR="00DE61C7" w:rsidRPr="00AC7417" w:rsidRDefault="00DE61C7" w:rsidP="003069E2">
      <w:pPr>
        <w:spacing w:line="480" w:lineRule="auto"/>
        <w:jc w:val="both"/>
        <w:rPr>
          <w:rFonts w:ascii="Georgia" w:hAnsi="Georgia"/>
          <w:sz w:val="22"/>
          <w:szCs w:val="22"/>
        </w:rPr>
      </w:pPr>
    </w:p>
    <w:p w14:paraId="2D029E13" w14:textId="34E696C1" w:rsidR="00DE61C7" w:rsidRPr="00AC7417" w:rsidDel="00C255BC" w:rsidRDefault="00DE61C7" w:rsidP="00C255BC">
      <w:pPr>
        <w:spacing w:line="480" w:lineRule="auto"/>
        <w:jc w:val="both"/>
        <w:rPr>
          <w:del w:id="376" w:author="Marcel Gietzmann-Sanders" w:date="2026-02-05T08:16:00Z" w16du:dateUtc="2026-02-05T13:16:00Z"/>
          <w:rFonts w:ascii="Georgia" w:hAnsi="Georgia"/>
          <w:sz w:val="22"/>
          <w:szCs w:val="22"/>
        </w:rPr>
        <w:pPrChange w:id="377" w:author="Marcel Gietzmann-Sanders" w:date="2026-02-05T08:16:00Z" w16du:dateUtc="2026-02-05T13:16:00Z">
          <w:pPr>
            <w:spacing w:line="480" w:lineRule="auto"/>
            <w:jc w:val="both"/>
          </w:pPr>
        </w:pPrChange>
      </w:pPr>
      <w:r w:rsidRPr="00AC7417">
        <w:rPr>
          <w:rFonts w:ascii="Georgia" w:hAnsi="Georgia"/>
          <w:sz w:val="22"/>
          <w:szCs w:val="22"/>
        </w:rPr>
        <w:lastRenderedPageBreak/>
        <w:t>Finally, beyond making results more accessible, there is a need to improve the models themselves through additional data collection. Gradients in salmon behavior</w:t>
      </w:r>
      <w:r w:rsidR="00B84C56">
        <w:rPr>
          <w:rFonts w:ascii="Georgia" w:hAnsi="Georgia"/>
          <w:sz w:val="22"/>
          <w:szCs w:val="22"/>
        </w:rPr>
        <w:t xml:space="preserve"> (</w:t>
      </w:r>
      <w:r w:rsidRPr="00AC7417">
        <w:rPr>
          <w:rFonts w:ascii="Georgia" w:hAnsi="Georgia"/>
          <w:sz w:val="22"/>
          <w:szCs w:val="22"/>
        </w:rPr>
        <w:t>from the southernmost portions of the Pacific Hake fishery to the Gulf of Alaska</w:t>
      </w:r>
      <w:r w:rsidR="00B84C56">
        <w:rPr>
          <w:rFonts w:ascii="Georgia" w:hAnsi="Georgia"/>
          <w:sz w:val="22"/>
          <w:szCs w:val="22"/>
        </w:rPr>
        <w:t xml:space="preserve">), </w:t>
      </w:r>
      <w:r w:rsidRPr="00AC7417">
        <w:rPr>
          <w:rFonts w:ascii="Georgia" w:hAnsi="Georgia"/>
          <w:sz w:val="22"/>
          <w:szCs w:val="22"/>
        </w:rPr>
        <w:t xml:space="preserve">variation among individuals, and complex ties to environmental parameters, prey fields, and temperature tolerance all point to how much remains unresolved about Chinook behavior. Only with </w:t>
      </w:r>
      <w:del w:id="378" w:author="Marcel Gietzmann-Sanders" w:date="2026-02-05T08:15:00Z" w16du:dateUtc="2026-02-05T13:15:00Z">
        <w:r w:rsidRPr="00AC7417" w:rsidDel="00C255BC">
          <w:rPr>
            <w:rFonts w:ascii="Georgia" w:hAnsi="Georgia"/>
            <w:sz w:val="22"/>
            <w:szCs w:val="22"/>
          </w:rPr>
          <w:delText>broader coverage</w:delText>
        </w:r>
      </w:del>
      <w:ins w:id="379" w:author="Marcel Gietzmann-Sanders" w:date="2026-02-05T08:15:00Z" w16du:dateUtc="2026-02-05T13:15:00Z">
        <w:r w:rsidR="00C255BC">
          <w:rPr>
            <w:rFonts w:ascii="Georgia" w:hAnsi="Georgia"/>
            <w:sz w:val="22"/>
            <w:szCs w:val="22"/>
          </w:rPr>
          <w:t>more comprehensive data collection</w:t>
        </w:r>
      </w:ins>
      <w:r w:rsidRPr="00AC7417">
        <w:rPr>
          <w:rFonts w:ascii="Georgia" w:hAnsi="Georgia"/>
          <w:sz w:val="22"/>
          <w:szCs w:val="22"/>
        </w:rPr>
        <w:t xml:space="preserve"> across space and time can the turning points and gradients in that behavior be illuminated. Greater clarity will not only advance understanding but also strengthen efforts to reduce overlap between Chinook salmon and the fisheries that share their range.</w:t>
      </w:r>
    </w:p>
    <w:p w14:paraId="58771990" w14:textId="0D323186" w:rsidR="00DE61C7" w:rsidRPr="00AC7417" w:rsidDel="00C255BC" w:rsidRDefault="00DE61C7" w:rsidP="00C255BC">
      <w:pPr>
        <w:spacing w:line="480" w:lineRule="auto"/>
        <w:jc w:val="both"/>
        <w:rPr>
          <w:del w:id="380" w:author="Marcel Gietzmann-Sanders" w:date="2026-02-05T08:16:00Z" w16du:dateUtc="2026-02-05T13:16:00Z"/>
          <w:rFonts w:ascii="Georgia" w:hAnsi="Georgia"/>
          <w:sz w:val="22"/>
          <w:szCs w:val="22"/>
        </w:rPr>
        <w:pPrChange w:id="381" w:author="Marcel Gietzmann-Sanders" w:date="2026-02-05T08:16:00Z" w16du:dateUtc="2026-02-05T13:16:00Z">
          <w:pPr>
            <w:spacing w:line="480" w:lineRule="auto"/>
            <w:jc w:val="both"/>
          </w:pPr>
        </w:pPrChange>
      </w:pPr>
    </w:p>
    <w:p w14:paraId="5AEFC09C" w14:textId="24061D7D" w:rsidR="00687A05" w:rsidRPr="00AC7417" w:rsidRDefault="00DE61C7" w:rsidP="00C255BC">
      <w:pPr>
        <w:spacing w:line="480" w:lineRule="auto"/>
        <w:jc w:val="both"/>
        <w:rPr>
          <w:rFonts w:ascii="Georgia" w:hAnsi="Georgia"/>
          <w:sz w:val="22"/>
          <w:szCs w:val="22"/>
        </w:rPr>
      </w:pPr>
      <w:del w:id="382" w:author="Marcel Gietzmann-Sanders" w:date="2026-02-05T08:16:00Z" w16du:dateUtc="2026-02-05T13:16:00Z">
        <w:r w:rsidRPr="00AC7417" w:rsidDel="00C255BC">
          <w:rPr>
            <w:rFonts w:ascii="Georgia" w:hAnsi="Georgia"/>
            <w:sz w:val="22"/>
            <w:szCs w:val="22"/>
          </w:rPr>
          <w:delText xml:space="preserve">Taken together, these results underscore that bycatch mitigation is not governed by fixed rules but by a shifting landscape. Overlap between Chinook salmon and the pollock fishery unfolds across gradients of space, season, and time of day, shaped by environmental and behavioral variability </w:delText>
        </w:r>
        <w:r w:rsidR="00E245A7" w:rsidDel="00C255BC">
          <w:rPr>
            <w:rFonts w:ascii="Georgia" w:hAnsi="Georgia"/>
            <w:sz w:val="22"/>
            <w:szCs w:val="22"/>
          </w:rPr>
          <w:delText xml:space="preserve">that is </w:delText>
        </w:r>
        <w:r w:rsidRPr="00AC7417" w:rsidDel="00C255BC">
          <w:rPr>
            <w:rFonts w:ascii="Georgia" w:hAnsi="Georgia"/>
            <w:sz w:val="22"/>
            <w:szCs w:val="22"/>
          </w:rPr>
          <w:delText>still being resolved.</w:delText>
        </w:r>
      </w:del>
      <w:r w:rsidRPr="00AC7417">
        <w:rPr>
          <w:rFonts w:ascii="Georgia" w:hAnsi="Georgia"/>
          <w:sz w:val="22"/>
          <w:szCs w:val="22"/>
        </w:rPr>
        <w:t xml:space="preserve"> </w:t>
      </w:r>
    </w:p>
    <w:p w14:paraId="7EA9C7D8" w14:textId="77777777" w:rsidR="00687A05" w:rsidRPr="00AC7417" w:rsidRDefault="00687A05" w:rsidP="003069E2">
      <w:pPr>
        <w:spacing w:line="480" w:lineRule="auto"/>
        <w:jc w:val="both"/>
        <w:rPr>
          <w:rFonts w:ascii="Georgia" w:hAnsi="Georgia"/>
          <w:b/>
          <w:bCs/>
          <w:sz w:val="32"/>
          <w:szCs w:val="32"/>
        </w:rPr>
      </w:pPr>
    </w:p>
    <w:p w14:paraId="3B084B09" w14:textId="5CF5418D" w:rsidR="00002419" w:rsidRPr="00154596" w:rsidRDefault="00002419" w:rsidP="003069E2">
      <w:pPr>
        <w:spacing w:line="480" w:lineRule="auto"/>
        <w:jc w:val="both"/>
        <w:rPr>
          <w:rFonts w:ascii="Georgia" w:hAnsi="Georgia"/>
          <w:b/>
          <w:bCs/>
          <w:sz w:val="32"/>
          <w:szCs w:val="32"/>
        </w:rPr>
      </w:pPr>
      <w:r w:rsidRPr="00AC7417">
        <w:rPr>
          <w:rFonts w:ascii="Georgia" w:hAnsi="Georgia"/>
          <w:b/>
          <w:bCs/>
          <w:sz w:val="32"/>
          <w:szCs w:val="32"/>
        </w:rPr>
        <w:t>Conclusion</w:t>
      </w:r>
    </w:p>
    <w:p w14:paraId="7684C494" w14:textId="75C4BC61" w:rsidR="00291F50" w:rsidRPr="00AC7417" w:rsidRDefault="00D053F0" w:rsidP="003069E2">
      <w:pPr>
        <w:spacing w:line="480" w:lineRule="auto"/>
        <w:jc w:val="both"/>
        <w:rPr>
          <w:rFonts w:ascii="Georgia" w:hAnsi="Georgia"/>
          <w:sz w:val="22"/>
          <w:szCs w:val="22"/>
        </w:rPr>
      </w:pPr>
      <w:r w:rsidRPr="00AC7417">
        <w:rPr>
          <w:rFonts w:ascii="Georgia" w:hAnsi="Georgia"/>
          <w:sz w:val="22"/>
          <w:szCs w:val="22"/>
        </w:rPr>
        <w:t xml:space="preserve">This study set out to develop a probabilistic depth model for Chinook salmon that could support context-specific bycatch mitigation strategies in the Gulf of Alaska. By leveraging fisheries-independent telemetry data and framing depth occupancy as a probabilistic classification problem, we created a model that resolved fine-scale </w:t>
      </w:r>
      <w:r w:rsidR="00E245A7">
        <w:rPr>
          <w:rFonts w:ascii="Georgia" w:hAnsi="Georgia"/>
          <w:sz w:val="22"/>
          <w:szCs w:val="22"/>
        </w:rPr>
        <w:t xml:space="preserve">patterns in </w:t>
      </w:r>
      <w:r w:rsidRPr="00AC7417">
        <w:rPr>
          <w:rFonts w:ascii="Georgia" w:hAnsi="Georgia"/>
          <w:sz w:val="22"/>
          <w:szCs w:val="22"/>
        </w:rPr>
        <w:t xml:space="preserve">vertical distribution across environmental, seasonal, and diel gradients. Crucially, by providing explicit spatiotemporal predictions, our model demonstrates that bycatch risk is not a static condition but a dynamic intersection of behavior, oceanography, and fishing activity. </w:t>
      </w:r>
      <w:r w:rsidR="00E245A7">
        <w:rPr>
          <w:rFonts w:ascii="Georgia" w:hAnsi="Georgia"/>
          <w:sz w:val="22"/>
          <w:szCs w:val="22"/>
        </w:rPr>
        <w:t xml:space="preserve">Models such as these </w:t>
      </w:r>
      <w:r w:rsidR="00E245A7" w:rsidRPr="00AC7417">
        <w:rPr>
          <w:rFonts w:ascii="Georgia" w:hAnsi="Georgia"/>
          <w:sz w:val="22"/>
          <w:szCs w:val="22"/>
        </w:rPr>
        <w:t xml:space="preserve">can </w:t>
      </w:r>
      <w:r w:rsidR="00E245A7">
        <w:rPr>
          <w:rFonts w:ascii="Georgia" w:hAnsi="Georgia"/>
          <w:sz w:val="22"/>
          <w:szCs w:val="22"/>
        </w:rPr>
        <w:t xml:space="preserve">therefore </w:t>
      </w:r>
      <w:r w:rsidR="00E245A7" w:rsidRPr="00AC7417">
        <w:rPr>
          <w:rFonts w:ascii="Georgia" w:hAnsi="Georgia"/>
          <w:sz w:val="22"/>
          <w:szCs w:val="22"/>
        </w:rPr>
        <w:t>complement existing bycatch mitigation strategies</w:t>
      </w:r>
      <w:r w:rsidR="00E245A7">
        <w:rPr>
          <w:rFonts w:ascii="Georgia" w:hAnsi="Georgia"/>
          <w:sz w:val="22"/>
          <w:szCs w:val="22"/>
        </w:rPr>
        <w:t xml:space="preserve"> and continue to evolve as more data become available. </w:t>
      </w:r>
    </w:p>
    <w:p w14:paraId="74CC3A5D" w14:textId="76DB7A71" w:rsidR="00291F50" w:rsidRPr="00154596" w:rsidRDefault="00291F50" w:rsidP="003069E2">
      <w:pPr>
        <w:spacing w:line="480" w:lineRule="auto"/>
        <w:jc w:val="both"/>
        <w:rPr>
          <w:rFonts w:ascii="Georgia" w:hAnsi="Georgia"/>
          <w:b/>
          <w:bCs/>
          <w:sz w:val="32"/>
          <w:szCs w:val="32"/>
        </w:rPr>
      </w:pPr>
      <w:r w:rsidRPr="00AC7417">
        <w:rPr>
          <w:rFonts w:ascii="Georgia" w:hAnsi="Georgia"/>
          <w:b/>
          <w:bCs/>
          <w:sz w:val="32"/>
          <w:szCs w:val="32"/>
        </w:rPr>
        <w:t>Abbreviations</w:t>
      </w:r>
    </w:p>
    <w:p w14:paraId="23DE3949" w14:textId="3D697C95" w:rsidR="00C255BC" w:rsidRDefault="00C255BC" w:rsidP="003069E2">
      <w:pPr>
        <w:pStyle w:val="ListParagraph"/>
        <w:numPr>
          <w:ilvl w:val="0"/>
          <w:numId w:val="2"/>
        </w:numPr>
        <w:spacing w:line="480" w:lineRule="auto"/>
        <w:jc w:val="both"/>
        <w:rPr>
          <w:ins w:id="383" w:author="Marcel Gietzmann-Sanders" w:date="2026-02-05T08:17:00Z" w16du:dateUtc="2026-02-05T13:17:00Z"/>
          <w:rFonts w:ascii="Georgia" w:hAnsi="Georgia"/>
          <w:sz w:val="22"/>
          <w:szCs w:val="22"/>
        </w:rPr>
      </w:pPr>
      <w:ins w:id="384" w:author="Marcel Gietzmann-Sanders" w:date="2026-02-05T08:17:00Z" w16du:dateUtc="2026-02-05T13:17:00Z">
        <w:r>
          <w:rPr>
            <w:rFonts w:ascii="Georgia" w:hAnsi="Georgia"/>
            <w:sz w:val="22"/>
            <w:szCs w:val="22"/>
          </w:rPr>
          <w:t>BC: British Columbia</w:t>
        </w:r>
      </w:ins>
    </w:p>
    <w:p w14:paraId="32BE2E63" w14:textId="4F7A5A12"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GOA: Gulf of Alaska</w:t>
      </w:r>
    </w:p>
    <w:p w14:paraId="4EF7D2AB" w14:textId="7599C2DD"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PSC: Prohibited Species Catch</w:t>
      </w:r>
    </w:p>
    <w:p w14:paraId="6B33A5FC" w14:textId="6C929D2C"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EBS: Eastern Bering Sea</w:t>
      </w:r>
    </w:p>
    <w:p w14:paraId="7824D310" w14:textId="45C30EF4"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GMP: Geometric Mean Probability</w:t>
      </w:r>
    </w:p>
    <w:p w14:paraId="2598B4BA" w14:textId="6A73A528"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lastRenderedPageBreak/>
        <w:t>WA: Washington</w:t>
      </w:r>
    </w:p>
    <w:p w14:paraId="529D59C3" w14:textId="55DCEADB" w:rsidR="00291F50" w:rsidRPr="00AC7417" w:rsidRDefault="00291F50"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OR: Oregon</w:t>
      </w:r>
    </w:p>
    <w:p w14:paraId="2F937B3C" w14:textId="480500DC" w:rsidR="00291F50" w:rsidRPr="00154596" w:rsidRDefault="00291F50" w:rsidP="003069E2">
      <w:pPr>
        <w:spacing w:line="480" w:lineRule="auto"/>
        <w:rPr>
          <w:rFonts w:ascii="Georgia" w:hAnsi="Georgia"/>
          <w:b/>
          <w:bCs/>
          <w:sz w:val="32"/>
          <w:szCs w:val="32"/>
        </w:rPr>
      </w:pPr>
      <w:r w:rsidRPr="00AC7417">
        <w:rPr>
          <w:rFonts w:ascii="Georgia" w:hAnsi="Georgia"/>
          <w:b/>
          <w:bCs/>
          <w:sz w:val="32"/>
          <w:szCs w:val="32"/>
        </w:rPr>
        <w:t>Declarations</w:t>
      </w:r>
    </w:p>
    <w:p w14:paraId="13CD1028" w14:textId="5472B047" w:rsidR="00291F50" w:rsidRPr="00AC7417" w:rsidRDefault="00386429" w:rsidP="003069E2">
      <w:pPr>
        <w:spacing w:line="480" w:lineRule="auto"/>
        <w:rPr>
          <w:rFonts w:ascii="Georgia" w:hAnsi="Georgia"/>
          <w:b/>
          <w:bCs/>
          <w:sz w:val="28"/>
          <w:szCs w:val="28"/>
        </w:rPr>
      </w:pPr>
      <w:r w:rsidRPr="00AC7417">
        <w:rPr>
          <w:rFonts w:ascii="Georgia" w:hAnsi="Georgia"/>
          <w:b/>
          <w:bCs/>
          <w:sz w:val="28"/>
          <w:szCs w:val="28"/>
        </w:rPr>
        <w:t>Ethics</w:t>
      </w:r>
      <w:r w:rsidRPr="00AC7417">
        <w:rPr>
          <w:rFonts w:ascii="Georgia" w:hAnsi="Georgia"/>
          <w:sz w:val="28"/>
          <w:szCs w:val="28"/>
        </w:rPr>
        <w:t xml:space="preserve"> </w:t>
      </w:r>
      <w:r w:rsidRPr="00AC7417">
        <w:rPr>
          <w:rFonts w:ascii="Georgia" w:hAnsi="Georgia"/>
          <w:b/>
          <w:bCs/>
          <w:sz w:val="28"/>
          <w:szCs w:val="28"/>
        </w:rPr>
        <w:t>Approval</w:t>
      </w:r>
    </w:p>
    <w:p w14:paraId="38DE9589" w14:textId="13A7A8B1" w:rsidR="00386429" w:rsidRDefault="00154596" w:rsidP="003069E2">
      <w:pPr>
        <w:spacing w:line="480" w:lineRule="auto"/>
        <w:rPr>
          <w:rFonts w:ascii="Georgia" w:hAnsi="Georgia"/>
          <w:sz w:val="22"/>
          <w:szCs w:val="22"/>
        </w:rPr>
      </w:pPr>
      <w:r w:rsidRPr="00154596">
        <w:rPr>
          <w:rFonts w:ascii="Georgia" w:hAnsi="Georgia"/>
          <w:sz w:val="22"/>
          <w:szCs w:val="22"/>
        </w:rPr>
        <w:t xml:space="preserve">All fieldwork was conducted under the University of Alaska Fairbanks Institutional Animal Care and Use Committee assurance #495247 and State of Alaska Aquatic Resource Permits </w:t>
      </w:r>
      <w:ins w:id="385" w:author="Marcel Gietzmann-Sanders" w:date="2026-02-05T08:17:00Z" w16du:dateUtc="2026-02-05T13:17:00Z">
        <w:r w:rsidR="00C255BC">
          <w:rPr>
            <w:rFonts w:ascii="Georgia" w:hAnsi="Georgia"/>
            <w:sz w:val="22"/>
            <w:szCs w:val="22"/>
          </w:rPr>
          <w:t>(</w:t>
        </w:r>
      </w:ins>
      <w:r w:rsidRPr="00154596">
        <w:rPr>
          <w:rFonts w:ascii="Georgia" w:hAnsi="Georgia"/>
          <w:sz w:val="22"/>
          <w:szCs w:val="22"/>
        </w:rPr>
        <w:t>CF-13-110, CF-14-112, CF-15-125, CF-16-044, CF-17-026, CF-17-110, CF-20-039, CF-21-027, CF-21-085, CF-22-034)</w:t>
      </w:r>
    </w:p>
    <w:p w14:paraId="04CF88B3" w14:textId="77777777" w:rsidR="00154596" w:rsidRPr="00154596" w:rsidRDefault="00154596" w:rsidP="003069E2">
      <w:pPr>
        <w:spacing w:line="480" w:lineRule="auto"/>
        <w:rPr>
          <w:rFonts w:ascii="Georgia" w:hAnsi="Georgia"/>
          <w:sz w:val="22"/>
          <w:szCs w:val="22"/>
        </w:rPr>
      </w:pPr>
    </w:p>
    <w:p w14:paraId="33914C41" w14:textId="28BBED9B" w:rsidR="00386429" w:rsidRPr="00AC7417" w:rsidRDefault="00386429" w:rsidP="003069E2">
      <w:pPr>
        <w:spacing w:line="480" w:lineRule="auto"/>
        <w:rPr>
          <w:rFonts w:ascii="Georgia" w:hAnsi="Georgia"/>
          <w:b/>
          <w:bCs/>
          <w:sz w:val="28"/>
          <w:szCs w:val="28"/>
        </w:rPr>
      </w:pPr>
      <w:r w:rsidRPr="00AC7417">
        <w:rPr>
          <w:rFonts w:ascii="Georgia" w:hAnsi="Georgia"/>
          <w:b/>
          <w:bCs/>
          <w:sz w:val="28"/>
          <w:szCs w:val="28"/>
        </w:rPr>
        <w:t>Consent for Publication</w:t>
      </w:r>
    </w:p>
    <w:p w14:paraId="3F6A034B" w14:textId="5697330C" w:rsidR="00386429" w:rsidRPr="00AC7417" w:rsidRDefault="00386429" w:rsidP="003069E2">
      <w:pPr>
        <w:spacing w:line="480" w:lineRule="auto"/>
        <w:rPr>
          <w:rFonts w:ascii="Georgia" w:hAnsi="Georgia"/>
          <w:sz w:val="22"/>
          <w:szCs w:val="22"/>
        </w:rPr>
      </w:pPr>
      <w:r w:rsidRPr="00AC7417">
        <w:rPr>
          <w:rFonts w:ascii="Georgia" w:hAnsi="Georgia"/>
          <w:sz w:val="22"/>
          <w:szCs w:val="22"/>
        </w:rPr>
        <w:t>Not Applicable</w:t>
      </w:r>
    </w:p>
    <w:p w14:paraId="5AFD5738" w14:textId="77777777" w:rsidR="00291F50" w:rsidRPr="00AC7417" w:rsidRDefault="00291F50" w:rsidP="003069E2">
      <w:pPr>
        <w:spacing w:line="480" w:lineRule="auto"/>
        <w:jc w:val="both"/>
        <w:rPr>
          <w:rFonts w:ascii="Georgia" w:hAnsi="Georgia"/>
          <w:sz w:val="22"/>
          <w:szCs w:val="22"/>
        </w:rPr>
      </w:pPr>
    </w:p>
    <w:p w14:paraId="4E78454C" w14:textId="4C971E16" w:rsidR="00386429" w:rsidRPr="00AC7417" w:rsidRDefault="00386429" w:rsidP="003069E2">
      <w:pPr>
        <w:spacing w:line="480" w:lineRule="auto"/>
        <w:jc w:val="both"/>
        <w:rPr>
          <w:rFonts w:ascii="Georgia" w:hAnsi="Georgia"/>
          <w:b/>
          <w:bCs/>
          <w:sz w:val="28"/>
          <w:szCs w:val="28"/>
        </w:rPr>
      </w:pPr>
      <w:r w:rsidRPr="00AC7417">
        <w:rPr>
          <w:rFonts w:ascii="Georgia" w:hAnsi="Georgia"/>
          <w:b/>
          <w:bCs/>
          <w:sz w:val="28"/>
          <w:szCs w:val="28"/>
        </w:rPr>
        <w:t>Availability of Data and Materials</w:t>
      </w:r>
    </w:p>
    <w:p w14:paraId="716F6785" w14:textId="77777777" w:rsidR="00386429" w:rsidRPr="00AC7417" w:rsidRDefault="00386429" w:rsidP="003069E2">
      <w:pPr>
        <w:spacing w:line="480" w:lineRule="auto"/>
        <w:jc w:val="both"/>
        <w:rPr>
          <w:rFonts w:ascii="Georgia" w:hAnsi="Georgia"/>
          <w:sz w:val="22"/>
          <w:szCs w:val="22"/>
        </w:rPr>
      </w:pPr>
      <w:r w:rsidRPr="00AC7417">
        <w:rPr>
          <w:rFonts w:ascii="Georgia" w:hAnsi="Georgia"/>
          <w:sz w:val="22"/>
          <w:szCs w:val="22"/>
        </w:rPr>
        <w:t>The packages built for this study can be found at:</w:t>
      </w:r>
    </w:p>
    <w:p w14:paraId="1888F356" w14:textId="596A3CF2" w:rsidR="00AB7A08" w:rsidRPr="00AC7417" w:rsidRDefault="00AB7A08" w:rsidP="003069E2">
      <w:pPr>
        <w:pStyle w:val="ListParagraph"/>
        <w:numPr>
          <w:ilvl w:val="0"/>
          <w:numId w:val="2"/>
        </w:numPr>
        <w:spacing w:line="480" w:lineRule="auto"/>
        <w:jc w:val="both"/>
        <w:rPr>
          <w:rFonts w:ascii="Georgia" w:hAnsi="Georgia"/>
          <w:sz w:val="22"/>
          <w:szCs w:val="22"/>
          <w:lang w:val="de-DE"/>
        </w:rPr>
      </w:pPr>
      <w:proofErr w:type="spellStart"/>
      <w:r w:rsidRPr="00AC7417">
        <w:rPr>
          <w:rFonts w:ascii="Georgia" w:hAnsi="Georgia"/>
          <w:sz w:val="22"/>
          <w:szCs w:val="22"/>
          <w:lang w:val="de-DE"/>
        </w:rPr>
        <w:t>Zenodo</w:t>
      </w:r>
      <w:proofErr w:type="spellEnd"/>
      <w:r w:rsidRPr="00AC7417">
        <w:rPr>
          <w:rFonts w:ascii="Georgia" w:hAnsi="Georgia"/>
          <w:sz w:val="22"/>
          <w:szCs w:val="22"/>
          <w:lang w:val="de-DE"/>
        </w:rPr>
        <w:t xml:space="preserve">: </w:t>
      </w:r>
      <w:r>
        <w:fldChar w:fldCharType="begin"/>
      </w:r>
      <w:r w:rsidRPr="00B728DD">
        <w:rPr>
          <w:lang w:val="de-DE"/>
          <w:rPrChange w:id="386" w:author="Marcel Gietzmann-Sanders" w:date="2026-02-04T07:32:00Z" w16du:dateUtc="2026-02-04T12:32:00Z">
            <w:rPr/>
          </w:rPrChange>
        </w:rPr>
        <w:instrText>HYPERLINK "https://zenodo.org/account/settings/github/repository/networkearth/mimic"</w:instrText>
      </w:r>
      <w:r>
        <w:fldChar w:fldCharType="separate"/>
      </w:r>
      <w:r w:rsidRPr="00AC7417">
        <w:rPr>
          <w:rStyle w:val="Hyperlink"/>
          <w:rFonts w:ascii="Georgia" w:hAnsi="Georgia"/>
          <w:sz w:val="22"/>
          <w:szCs w:val="22"/>
          <w:lang w:val="de-DE"/>
        </w:rPr>
        <w:t>https://zenodo.org/account/settings/github/repository/networkearth/mimic</w:t>
      </w:r>
      <w:r>
        <w:fldChar w:fldCharType="end"/>
      </w:r>
    </w:p>
    <w:p w14:paraId="7ED60F42" w14:textId="3D4A1B38" w:rsidR="00AB7A08" w:rsidRPr="00AC7417" w:rsidRDefault="00AB7A08" w:rsidP="003069E2">
      <w:pPr>
        <w:pStyle w:val="ListParagraph"/>
        <w:numPr>
          <w:ilvl w:val="0"/>
          <w:numId w:val="2"/>
        </w:numPr>
        <w:spacing w:line="480" w:lineRule="auto"/>
        <w:jc w:val="both"/>
        <w:rPr>
          <w:rFonts w:ascii="Georgia" w:hAnsi="Georgia"/>
          <w:sz w:val="22"/>
          <w:szCs w:val="22"/>
          <w:lang w:val="de-DE"/>
        </w:rPr>
      </w:pPr>
      <w:proofErr w:type="spellStart"/>
      <w:r w:rsidRPr="00AC7417">
        <w:rPr>
          <w:rFonts w:ascii="Georgia" w:hAnsi="Georgia"/>
          <w:sz w:val="22"/>
          <w:szCs w:val="22"/>
          <w:lang w:val="de-DE"/>
        </w:rPr>
        <w:t>Zenodo</w:t>
      </w:r>
      <w:proofErr w:type="spellEnd"/>
      <w:r w:rsidRPr="00AC7417">
        <w:rPr>
          <w:rFonts w:ascii="Georgia" w:hAnsi="Georgia"/>
          <w:sz w:val="22"/>
          <w:szCs w:val="22"/>
          <w:lang w:val="de-DE"/>
        </w:rPr>
        <w:t xml:space="preserve">: </w:t>
      </w:r>
      <w:r>
        <w:fldChar w:fldCharType="begin"/>
      </w:r>
      <w:r w:rsidRPr="00B728DD">
        <w:rPr>
          <w:lang w:val="de-DE"/>
          <w:rPrChange w:id="387" w:author="Marcel Gietzmann-Sanders" w:date="2026-02-04T07:32:00Z" w16du:dateUtc="2026-02-04T12:32:00Z">
            <w:rPr/>
          </w:rPrChange>
        </w:rPr>
        <w:instrText>HYPERLINK "https://zenodo.org/account/settings/github/repository/networkearth/haven"</w:instrText>
      </w:r>
      <w:r>
        <w:fldChar w:fldCharType="separate"/>
      </w:r>
      <w:r w:rsidRPr="00AC7417">
        <w:rPr>
          <w:rStyle w:val="Hyperlink"/>
          <w:rFonts w:ascii="Georgia" w:hAnsi="Georgia"/>
          <w:sz w:val="22"/>
          <w:szCs w:val="22"/>
          <w:lang w:val="de-DE"/>
        </w:rPr>
        <w:t>https://zenodo.org/account/settings/github/repository/networkearth/haven</w:t>
      </w:r>
      <w:r>
        <w:fldChar w:fldCharType="end"/>
      </w:r>
    </w:p>
    <w:p w14:paraId="2178EED9" w14:textId="43638873" w:rsidR="00AB7A08" w:rsidRPr="00AC7417" w:rsidRDefault="00AB7A08" w:rsidP="003069E2">
      <w:pPr>
        <w:pStyle w:val="ListParagraph"/>
        <w:numPr>
          <w:ilvl w:val="0"/>
          <w:numId w:val="2"/>
        </w:numPr>
        <w:spacing w:line="480" w:lineRule="auto"/>
        <w:jc w:val="both"/>
        <w:rPr>
          <w:rFonts w:ascii="Georgia" w:hAnsi="Georgia"/>
          <w:sz w:val="22"/>
          <w:szCs w:val="22"/>
          <w:lang w:val="de-DE"/>
        </w:rPr>
      </w:pPr>
      <w:proofErr w:type="spellStart"/>
      <w:r w:rsidRPr="00AC7417">
        <w:rPr>
          <w:rFonts w:ascii="Georgia" w:hAnsi="Georgia"/>
          <w:sz w:val="22"/>
          <w:szCs w:val="22"/>
          <w:lang w:val="de-DE"/>
        </w:rPr>
        <w:t>Zenodo</w:t>
      </w:r>
      <w:proofErr w:type="spellEnd"/>
      <w:r w:rsidRPr="00AC7417">
        <w:rPr>
          <w:rFonts w:ascii="Georgia" w:hAnsi="Georgia"/>
          <w:sz w:val="22"/>
          <w:szCs w:val="22"/>
          <w:lang w:val="de-DE"/>
        </w:rPr>
        <w:t xml:space="preserve">: </w:t>
      </w:r>
      <w:r>
        <w:fldChar w:fldCharType="begin"/>
      </w:r>
      <w:r w:rsidRPr="00B728DD">
        <w:rPr>
          <w:lang w:val="de-DE"/>
          <w:rPrChange w:id="388" w:author="Marcel Gietzmann-Sanders" w:date="2026-02-04T07:32:00Z" w16du:dateUtc="2026-02-04T12:32:00Z">
            <w:rPr/>
          </w:rPrChange>
        </w:rPr>
        <w:instrText>HYPERLINK "https://zenodo.org/account/settings/github/repository/networkearth/watercycle"</w:instrText>
      </w:r>
      <w:r>
        <w:fldChar w:fldCharType="separate"/>
      </w:r>
      <w:r w:rsidRPr="00AC7417">
        <w:rPr>
          <w:rStyle w:val="Hyperlink"/>
          <w:rFonts w:ascii="Georgia" w:hAnsi="Georgia"/>
          <w:sz w:val="22"/>
          <w:szCs w:val="22"/>
          <w:lang w:val="de-DE"/>
        </w:rPr>
        <w:t>https://zenodo.org/account/settings/github/repository/networkearth/watercycle</w:t>
      </w:r>
      <w:r>
        <w:fldChar w:fldCharType="end"/>
      </w:r>
    </w:p>
    <w:p w14:paraId="2AA3A8E0" w14:textId="77777777" w:rsidR="00827597" w:rsidRPr="00AC7417" w:rsidRDefault="00DB1817" w:rsidP="003069E2">
      <w:pPr>
        <w:spacing w:line="480" w:lineRule="auto"/>
        <w:jc w:val="both"/>
        <w:rPr>
          <w:rFonts w:ascii="Georgia" w:hAnsi="Georgia"/>
          <w:sz w:val="22"/>
          <w:szCs w:val="22"/>
        </w:rPr>
      </w:pPr>
      <w:r w:rsidRPr="00AC7417">
        <w:rPr>
          <w:rFonts w:ascii="Georgia" w:hAnsi="Georgia"/>
          <w:sz w:val="22"/>
          <w:szCs w:val="22"/>
        </w:rPr>
        <w:t>The</w:t>
      </w:r>
      <w:r w:rsidR="00827597" w:rsidRPr="00AC7417">
        <w:rPr>
          <w:rFonts w:ascii="Georgia" w:hAnsi="Georgia"/>
          <w:sz w:val="22"/>
          <w:szCs w:val="22"/>
        </w:rPr>
        <w:t xml:space="preserve"> training/inference</w:t>
      </w:r>
      <w:r w:rsidRPr="00AC7417">
        <w:rPr>
          <w:rFonts w:ascii="Georgia" w:hAnsi="Georgia"/>
          <w:sz w:val="22"/>
          <w:szCs w:val="22"/>
        </w:rPr>
        <w:t xml:space="preserve"> data </w:t>
      </w:r>
      <w:r w:rsidR="00827597" w:rsidRPr="00AC7417">
        <w:rPr>
          <w:rFonts w:ascii="Georgia" w:hAnsi="Georgia"/>
          <w:sz w:val="22"/>
          <w:szCs w:val="22"/>
        </w:rPr>
        <w:t xml:space="preserve">and models </w:t>
      </w:r>
      <w:r w:rsidRPr="00AC7417">
        <w:rPr>
          <w:rFonts w:ascii="Georgia" w:hAnsi="Georgia"/>
          <w:sz w:val="22"/>
          <w:szCs w:val="22"/>
        </w:rPr>
        <w:t>can be found at:</w:t>
      </w:r>
    </w:p>
    <w:p w14:paraId="712DC2DB" w14:textId="55309393" w:rsidR="00386429" w:rsidRPr="00AC7417" w:rsidRDefault="00DB1817" w:rsidP="003069E2">
      <w:pPr>
        <w:pStyle w:val="ListParagraph"/>
        <w:numPr>
          <w:ilvl w:val="0"/>
          <w:numId w:val="2"/>
        </w:numPr>
        <w:spacing w:line="480" w:lineRule="auto"/>
        <w:jc w:val="both"/>
        <w:rPr>
          <w:rFonts w:ascii="Georgia" w:hAnsi="Georgia"/>
          <w:sz w:val="22"/>
          <w:szCs w:val="22"/>
        </w:rPr>
      </w:pPr>
      <w:r w:rsidRPr="00AC7417">
        <w:rPr>
          <w:rFonts w:ascii="Georgia" w:hAnsi="Georgia"/>
          <w:sz w:val="22"/>
          <w:szCs w:val="22"/>
        </w:rPr>
        <w:t xml:space="preserve"> </w:t>
      </w:r>
      <w:r>
        <w:fldChar w:fldCharType="begin"/>
      </w:r>
      <w:r>
        <w:instrText>HYPERLINK "https://s3.us-east-1.amazonaws.com/networkearth-shared"</w:instrText>
      </w:r>
      <w:r>
        <w:fldChar w:fldCharType="separate"/>
      </w:r>
      <w:r w:rsidRPr="00AC7417">
        <w:rPr>
          <w:rStyle w:val="Hyperlink"/>
          <w:rFonts w:ascii="Georgia" w:hAnsi="Georgia"/>
          <w:sz w:val="22"/>
          <w:szCs w:val="22"/>
        </w:rPr>
        <w:t>https://s3.us-east-1.amazonaws.com/networkearth-shared</w:t>
      </w:r>
      <w:r>
        <w:fldChar w:fldCharType="end"/>
      </w:r>
    </w:p>
    <w:p w14:paraId="2FF8C363" w14:textId="3E2F9367" w:rsidR="00DB1817" w:rsidRPr="00AC7417" w:rsidRDefault="00DB1817" w:rsidP="003069E2">
      <w:pPr>
        <w:spacing w:line="480" w:lineRule="auto"/>
        <w:jc w:val="both"/>
        <w:rPr>
          <w:rFonts w:ascii="Georgia" w:hAnsi="Georgia"/>
          <w:sz w:val="22"/>
          <w:szCs w:val="22"/>
        </w:rPr>
      </w:pPr>
      <w:r w:rsidRPr="00AC7417">
        <w:rPr>
          <w:rFonts w:ascii="Georgia" w:hAnsi="Georgia"/>
          <w:sz w:val="22"/>
          <w:szCs w:val="22"/>
        </w:rPr>
        <w:tab/>
        <w:t xml:space="preserve">Note: The authors are more than willing to use another data storage facility if this does not suit the purpose. </w:t>
      </w:r>
    </w:p>
    <w:p w14:paraId="700F281E" w14:textId="77777777" w:rsidR="00386429" w:rsidRPr="00154596" w:rsidRDefault="00386429" w:rsidP="003069E2">
      <w:pPr>
        <w:spacing w:line="480" w:lineRule="auto"/>
        <w:jc w:val="both"/>
        <w:rPr>
          <w:rFonts w:ascii="Georgia" w:hAnsi="Georgia"/>
          <w:b/>
          <w:bCs/>
          <w:sz w:val="22"/>
          <w:szCs w:val="22"/>
        </w:rPr>
      </w:pPr>
    </w:p>
    <w:p w14:paraId="12F645A9" w14:textId="5C6A1678" w:rsidR="00386429" w:rsidRPr="00AC7417" w:rsidRDefault="00386429" w:rsidP="003069E2">
      <w:pPr>
        <w:spacing w:line="480" w:lineRule="auto"/>
        <w:jc w:val="both"/>
        <w:rPr>
          <w:rFonts w:ascii="Georgia" w:hAnsi="Georgia"/>
          <w:b/>
          <w:bCs/>
          <w:sz w:val="28"/>
          <w:szCs w:val="28"/>
        </w:rPr>
      </w:pPr>
      <w:r w:rsidRPr="00AC7417">
        <w:rPr>
          <w:rFonts w:ascii="Georgia" w:hAnsi="Georgia"/>
          <w:b/>
          <w:bCs/>
          <w:sz w:val="28"/>
          <w:szCs w:val="28"/>
        </w:rPr>
        <w:t>Competing Interests</w:t>
      </w:r>
    </w:p>
    <w:p w14:paraId="4F295569" w14:textId="56FAE9CD" w:rsidR="00386429" w:rsidRPr="00AC7417" w:rsidRDefault="00386429" w:rsidP="003069E2">
      <w:pPr>
        <w:spacing w:line="480" w:lineRule="auto"/>
        <w:jc w:val="both"/>
        <w:rPr>
          <w:rFonts w:ascii="Georgia" w:hAnsi="Georgia"/>
          <w:sz w:val="22"/>
          <w:szCs w:val="22"/>
        </w:rPr>
      </w:pPr>
      <w:r w:rsidRPr="00AC7417">
        <w:rPr>
          <w:rFonts w:ascii="Georgia" w:hAnsi="Georgia"/>
          <w:sz w:val="22"/>
          <w:szCs w:val="22"/>
        </w:rPr>
        <w:lastRenderedPageBreak/>
        <w:t>The authors declare that they have no competing interests.</w:t>
      </w:r>
    </w:p>
    <w:p w14:paraId="50B31457" w14:textId="77777777" w:rsidR="00386429" w:rsidRPr="00AC7417" w:rsidRDefault="00386429" w:rsidP="003069E2">
      <w:pPr>
        <w:spacing w:line="480" w:lineRule="auto"/>
        <w:jc w:val="both"/>
        <w:rPr>
          <w:rFonts w:ascii="Georgia" w:hAnsi="Georgia"/>
          <w:sz w:val="22"/>
          <w:szCs w:val="22"/>
        </w:rPr>
      </w:pPr>
    </w:p>
    <w:p w14:paraId="3176DF31" w14:textId="6CECE9AF" w:rsidR="00386429" w:rsidRPr="00AC7417" w:rsidRDefault="00386429" w:rsidP="003069E2">
      <w:pPr>
        <w:spacing w:line="480" w:lineRule="auto"/>
        <w:jc w:val="both"/>
        <w:rPr>
          <w:rFonts w:ascii="Georgia" w:hAnsi="Georgia"/>
          <w:b/>
          <w:bCs/>
          <w:sz w:val="28"/>
          <w:szCs w:val="28"/>
        </w:rPr>
      </w:pPr>
      <w:r w:rsidRPr="00AC7417">
        <w:rPr>
          <w:rFonts w:ascii="Georgia" w:hAnsi="Georgia"/>
          <w:b/>
          <w:bCs/>
          <w:sz w:val="28"/>
          <w:szCs w:val="28"/>
        </w:rPr>
        <w:t>Funding</w:t>
      </w:r>
    </w:p>
    <w:p w14:paraId="2CEC83E8" w14:textId="78B0E03C" w:rsidR="00386429" w:rsidRPr="00AC7417" w:rsidRDefault="00386429" w:rsidP="003069E2">
      <w:pPr>
        <w:spacing w:line="480" w:lineRule="auto"/>
        <w:jc w:val="both"/>
        <w:rPr>
          <w:rFonts w:ascii="Georgia" w:hAnsi="Georgia"/>
          <w:sz w:val="22"/>
          <w:szCs w:val="22"/>
        </w:rPr>
      </w:pPr>
      <w:r w:rsidRPr="00AC7417">
        <w:rPr>
          <w:rFonts w:ascii="Georgia" w:hAnsi="Georgia"/>
          <w:sz w:val="22"/>
          <w:szCs w:val="22"/>
        </w:rPr>
        <w:t>Tag deployments were funded by Arctic-Yukon-Kuskokwim Sustainable Salmon Initiative, Pollock Conservation Cooperative Research Center, Pacific States Marine Fisheries Commission, and the US Navy, Commander Pacific Fleet, under the Navy’s Marine Species Monitoring Program, through a Cooperative Ecosystems Studies Unit agreement (Cooperative Agreement #N62473-20-2-0001) administered by Naval Facilities Engineering Systems Command Southwest.</w:t>
      </w:r>
    </w:p>
    <w:p w14:paraId="424097AD" w14:textId="77777777" w:rsidR="00386429" w:rsidRPr="00AC7417" w:rsidRDefault="00386429" w:rsidP="003069E2">
      <w:pPr>
        <w:spacing w:line="480" w:lineRule="auto"/>
        <w:jc w:val="both"/>
        <w:rPr>
          <w:rFonts w:ascii="Georgia" w:hAnsi="Georgia"/>
          <w:sz w:val="22"/>
          <w:szCs w:val="22"/>
        </w:rPr>
      </w:pPr>
    </w:p>
    <w:p w14:paraId="57772CA7" w14:textId="57CDD496" w:rsidR="00386429" w:rsidRPr="00AC7417" w:rsidRDefault="00386429" w:rsidP="003069E2">
      <w:pPr>
        <w:spacing w:line="480" w:lineRule="auto"/>
        <w:jc w:val="both"/>
        <w:rPr>
          <w:rFonts w:ascii="Georgia" w:hAnsi="Georgia"/>
          <w:b/>
          <w:bCs/>
          <w:sz w:val="28"/>
          <w:szCs w:val="28"/>
        </w:rPr>
      </w:pPr>
      <w:r w:rsidRPr="00AC7417">
        <w:rPr>
          <w:rFonts w:ascii="Georgia" w:hAnsi="Georgia"/>
          <w:b/>
          <w:bCs/>
          <w:sz w:val="28"/>
          <w:szCs w:val="28"/>
        </w:rPr>
        <w:t>Author’s Contributions</w:t>
      </w:r>
    </w:p>
    <w:p w14:paraId="1213A5B4" w14:textId="3145EC0D" w:rsidR="00386429" w:rsidRPr="00AC7417" w:rsidRDefault="00386429" w:rsidP="003069E2">
      <w:pPr>
        <w:spacing w:line="480" w:lineRule="auto"/>
        <w:jc w:val="both"/>
        <w:rPr>
          <w:rFonts w:ascii="Georgia" w:hAnsi="Georgia"/>
          <w:sz w:val="22"/>
          <w:szCs w:val="22"/>
        </w:rPr>
      </w:pPr>
      <w:r w:rsidRPr="00AC7417">
        <w:rPr>
          <w:rFonts w:ascii="Georgia" w:hAnsi="Georgia"/>
          <w:sz w:val="22"/>
          <w:szCs w:val="22"/>
        </w:rPr>
        <w:t>MG, AS, MC, and CC were all participant in the design of the work. MC provided all the tag tracks and significant guidance on the use of the data. MG acquired all other data, built the models, wrote the code, performed the analyses, and wrote the initial drafts of this manuscript. AS, MC, and CC provided significant review and substantiative revisions. All authors read and approved the final manuscript.</w:t>
      </w:r>
    </w:p>
    <w:p w14:paraId="29CEEFD9" w14:textId="77777777" w:rsidR="00386429" w:rsidRPr="00154596" w:rsidRDefault="00386429" w:rsidP="003069E2">
      <w:pPr>
        <w:spacing w:line="480" w:lineRule="auto"/>
        <w:jc w:val="both"/>
        <w:rPr>
          <w:rFonts w:ascii="Georgia" w:hAnsi="Georgia"/>
          <w:b/>
          <w:bCs/>
          <w:sz w:val="22"/>
          <w:szCs w:val="22"/>
        </w:rPr>
      </w:pPr>
    </w:p>
    <w:p w14:paraId="053F1A9A" w14:textId="0E615BA2" w:rsidR="00386429" w:rsidRPr="00AC7417" w:rsidRDefault="00386429" w:rsidP="003069E2">
      <w:pPr>
        <w:spacing w:line="480" w:lineRule="auto"/>
        <w:jc w:val="both"/>
        <w:rPr>
          <w:rFonts w:ascii="Georgia" w:hAnsi="Georgia"/>
          <w:b/>
          <w:bCs/>
          <w:sz w:val="28"/>
          <w:szCs w:val="28"/>
        </w:rPr>
      </w:pPr>
      <w:r w:rsidRPr="00AC7417">
        <w:rPr>
          <w:rFonts w:ascii="Georgia" w:hAnsi="Georgia"/>
          <w:b/>
          <w:bCs/>
          <w:sz w:val="28"/>
          <w:szCs w:val="28"/>
        </w:rPr>
        <w:t>Acknowledgements</w:t>
      </w:r>
    </w:p>
    <w:p w14:paraId="5F4A2E17" w14:textId="011E13B4" w:rsidR="00386429" w:rsidRPr="00AC7417" w:rsidRDefault="00386429" w:rsidP="003069E2">
      <w:pPr>
        <w:spacing w:line="480" w:lineRule="auto"/>
        <w:jc w:val="both"/>
        <w:rPr>
          <w:rFonts w:ascii="Georgia" w:hAnsi="Georgia"/>
          <w:sz w:val="22"/>
          <w:szCs w:val="22"/>
        </w:rPr>
      </w:pPr>
      <w:r w:rsidRPr="00AC7417">
        <w:rPr>
          <w:rFonts w:ascii="Georgia" w:hAnsi="Georgia"/>
          <w:sz w:val="22"/>
          <w:szCs w:val="22"/>
        </w:rPr>
        <w:t>Not Applicable</w:t>
      </w:r>
    </w:p>
    <w:p w14:paraId="757752D4" w14:textId="77777777" w:rsidR="00002419" w:rsidRPr="00AC7417" w:rsidRDefault="00002419" w:rsidP="003069E2">
      <w:pPr>
        <w:spacing w:line="480" w:lineRule="auto"/>
        <w:rPr>
          <w:rFonts w:ascii="Georgia" w:hAnsi="Georgia"/>
          <w:sz w:val="22"/>
          <w:szCs w:val="22"/>
        </w:rPr>
      </w:pPr>
    </w:p>
    <w:p w14:paraId="2347F7AE" w14:textId="5463091F" w:rsidR="00657E8A" w:rsidRPr="00AC7417" w:rsidRDefault="00657E8A" w:rsidP="003069E2">
      <w:pPr>
        <w:spacing w:line="480" w:lineRule="auto"/>
        <w:rPr>
          <w:rFonts w:ascii="Georgia" w:hAnsi="Georgia"/>
          <w:b/>
          <w:bCs/>
          <w:sz w:val="32"/>
          <w:szCs w:val="32"/>
        </w:rPr>
      </w:pPr>
      <w:r w:rsidRPr="00AC7417">
        <w:rPr>
          <w:rFonts w:ascii="Georgia" w:hAnsi="Georgia"/>
          <w:b/>
          <w:bCs/>
          <w:sz w:val="32"/>
          <w:szCs w:val="32"/>
        </w:rPr>
        <w:t>References</w:t>
      </w:r>
    </w:p>
    <w:p w14:paraId="6CC67E52" w14:textId="6DF2C65A" w:rsidR="005324C7" w:rsidRPr="00AC7417" w:rsidRDefault="005324C7" w:rsidP="003069E2">
      <w:pPr>
        <w:spacing w:line="480" w:lineRule="auto"/>
        <w:rPr>
          <w:rFonts w:ascii="Georgia" w:hAnsi="Georgia"/>
        </w:rPr>
      </w:pPr>
    </w:p>
    <w:p w14:paraId="7E8F3738" w14:textId="77777777" w:rsidR="00865647" w:rsidRDefault="00865647" w:rsidP="00865647">
      <w:pPr>
        <w:pStyle w:val="ListParagraph"/>
        <w:numPr>
          <w:ilvl w:val="0"/>
          <w:numId w:val="1"/>
        </w:numPr>
        <w:spacing w:line="480" w:lineRule="auto"/>
        <w:rPr>
          <w:ins w:id="389" w:author="Marcel Gietzmann-Sanders" w:date="2026-02-05T10:22:00Z" w16du:dateUtc="2026-02-05T15:22:00Z"/>
          <w:rFonts w:ascii="Georgia" w:hAnsi="Georgia" w:cs="Times New Roman"/>
          <w:sz w:val="22"/>
          <w:szCs w:val="22"/>
        </w:rPr>
      </w:pPr>
      <w:ins w:id="390" w:author="Marcel Gietzmann-Sanders" w:date="2026-02-05T10:21:00Z" w16du:dateUtc="2026-02-05T15:21:00Z">
        <w:r w:rsidRPr="00AC7417">
          <w:rPr>
            <w:rFonts w:ascii="Georgia" w:hAnsi="Georgia" w:cs="Times New Roman"/>
            <w:sz w:val="22"/>
            <w:szCs w:val="22"/>
          </w:rPr>
          <w:t>Davies RWD, Cripps SJ, Nickson A, Porter G. Defining and estimating global marine fisheries bycatch. Marine Policy. 2009 Jul;33(4):661–72.</w:t>
        </w:r>
      </w:ins>
    </w:p>
    <w:p w14:paraId="679CE425" w14:textId="77777777" w:rsidR="00865647" w:rsidDel="00865647" w:rsidRDefault="00865647" w:rsidP="00865647">
      <w:pPr>
        <w:pStyle w:val="ListParagraph"/>
        <w:numPr>
          <w:ilvl w:val="0"/>
          <w:numId w:val="1"/>
        </w:numPr>
        <w:spacing w:line="480" w:lineRule="auto"/>
        <w:rPr>
          <w:del w:id="391" w:author="Marcel Gietzmann-Sanders" w:date="2026-02-05T10:22:00Z" w16du:dateUtc="2026-02-05T15:22:00Z"/>
          <w:rFonts w:ascii="Georgia" w:hAnsi="Georgia" w:cs="Times New Roman"/>
          <w:sz w:val="22"/>
          <w:szCs w:val="22"/>
        </w:rPr>
      </w:pPr>
      <w:moveToRangeStart w:id="392" w:author="Marcel Gietzmann-Sanders" w:date="2026-02-05T10:22:00Z" w:name="move221179377"/>
      <w:moveTo w:id="393" w:author="Marcel Gietzmann-Sanders" w:date="2026-02-05T10:22:00Z" w16du:dateUtc="2026-02-05T15:22:00Z">
        <w:r w:rsidRPr="00AC7417">
          <w:rPr>
            <w:rFonts w:ascii="Georgia" w:hAnsi="Georgia" w:cs="Times New Roman"/>
            <w:sz w:val="22"/>
            <w:szCs w:val="22"/>
            <w:lang w:val="de-DE"/>
          </w:rPr>
          <w:lastRenderedPageBreak/>
          <w:t xml:space="preserve">Hall MA, </w:t>
        </w:r>
        <w:proofErr w:type="spellStart"/>
        <w:r w:rsidRPr="00AC7417">
          <w:rPr>
            <w:rFonts w:ascii="Georgia" w:hAnsi="Georgia" w:cs="Times New Roman"/>
            <w:sz w:val="22"/>
            <w:szCs w:val="22"/>
            <w:lang w:val="de-DE"/>
          </w:rPr>
          <w:t>Alverson</w:t>
        </w:r>
        <w:proofErr w:type="spellEnd"/>
        <w:r w:rsidRPr="00AC7417">
          <w:rPr>
            <w:rFonts w:ascii="Georgia" w:hAnsi="Georgia" w:cs="Times New Roman"/>
            <w:sz w:val="22"/>
            <w:szCs w:val="22"/>
            <w:lang w:val="de-DE"/>
          </w:rPr>
          <w:t xml:space="preserve"> DL, </w:t>
        </w:r>
        <w:proofErr w:type="spellStart"/>
        <w:r w:rsidRPr="00AC7417">
          <w:rPr>
            <w:rFonts w:ascii="Georgia" w:hAnsi="Georgia" w:cs="Times New Roman"/>
            <w:sz w:val="22"/>
            <w:szCs w:val="22"/>
            <w:lang w:val="de-DE"/>
          </w:rPr>
          <w:t>Metuzals</w:t>
        </w:r>
        <w:proofErr w:type="spellEnd"/>
        <w:r w:rsidRPr="00AC7417">
          <w:rPr>
            <w:rFonts w:ascii="Georgia" w:hAnsi="Georgia" w:cs="Times New Roman"/>
            <w:sz w:val="22"/>
            <w:szCs w:val="22"/>
            <w:lang w:val="de-DE"/>
          </w:rPr>
          <w:t xml:space="preserve"> KI. </w:t>
        </w:r>
        <w:r w:rsidRPr="00AC7417">
          <w:rPr>
            <w:rFonts w:ascii="Georgia" w:hAnsi="Georgia" w:cs="Times New Roman"/>
            <w:sz w:val="22"/>
            <w:szCs w:val="22"/>
          </w:rPr>
          <w:t>By-Catch: Problems and Solutions. Marine Pollution Bulletin. 2000 Jan;41(1–6):204–19.</w:t>
        </w:r>
      </w:moveTo>
    </w:p>
    <w:p w14:paraId="0BF385B8" w14:textId="77777777" w:rsidR="00865647" w:rsidRPr="00AC7417" w:rsidRDefault="00865647" w:rsidP="00865647">
      <w:pPr>
        <w:pStyle w:val="ListParagraph"/>
        <w:numPr>
          <w:ilvl w:val="0"/>
          <w:numId w:val="1"/>
        </w:numPr>
        <w:spacing w:line="480" w:lineRule="auto"/>
        <w:rPr>
          <w:ins w:id="394" w:author="Marcel Gietzmann-Sanders" w:date="2026-02-05T10:25:00Z" w16du:dateUtc="2026-02-05T15:25:00Z"/>
          <w:moveTo w:id="395" w:author="Marcel Gietzmann-Sanders" w:date="2026-02-05T10:22:00Z" w16du:dateUtc="2026-02-05T15:22:00Z"/>
          <w:rFonts w:ascii="Georgia" w:hAnsi="Georgia" w:cs="Times New Roman"/>
          <w:sz w:val="22"/>
          <w:szCs w:val="22"/>
        </w:rPr>
      </w:pPr>
    </w:p>
    <w:moveToRangeEnd w:id="392"/>
    <w:p w14:paraId="24E22561" w14:textId="786BDDDD" w:rsidR="00865647" w:rsidRDefault="00865647" w:rsidP="00865647">
      <w:pPr>
        <w:pStyle w:val="ListParagraph"/>
        <w:numPr>
          <w:ilvl w:val="0"/>
          <w:numId w:val="1"/>
        </w:numPr>
        <w:spacing w:line="480" w:lineRule="auto"/>
        <w:rPr>
          <w:ins w:id="396" w:author="Marcel Gietzmann-Sanders" w:date="2026-02-05T10:27:00Z" w16du:dateUtc="2026-02-05T15:27:00Z"/>
          <w:rFonts w:ascii="Georgia" w:hAnsi="Georgia" w:cs="Times New Roman"/>
          <w:sz w:val="22"/>
          <w:szCs w:val="22"/>
        </w:rPr>
      </w:pPr>
      <w:ins w:id="397" w:author="Marcel Gietzmann-Sanders" w:date="2026-02-05T10:25:00Z" w16du:dateUtc="2026-02-05T15:25:00Z">
        <w:r w:rsidRPr="00AC7417">
          <w:rPr>
            <w:rFonts w:ascii="Georgia" w:hAnsi="Georgia" w:cs="Times New Roman"/>
            <w:sz w:val="22"/>
            <w:szCs w:val="22"/>
          </w:rPr>
          <w:t>Zeller D, Cashion T, Palomares M, Pauly D. Global marine fisheries discards: A synthesis of reconstructed data. Fish and Fisheries. 2018 Jan;19(1):30–9.</w:t>
        </w:r>
      </w:ins>
    </w:p>
    <w:p w14:paraId="56DA5455" w14:textId="77777777" w:rsidR="00865647" w:rsidRPr="00AC7417" w:rsidRDefault="00865647" w:rsidP="00865647">
      <w:pPr>
        <w:pStyle w:val="ListParagraph"/>
        <w:numPr>
          <w:ilvl w:val="0"/>
          <w:numId w:val="1"/>
        </w:numPr>
        <w:spacing w:line="480" w:lineRule="auto"/>
        <w:rPr>
          <w:ins w:id="398" w:author="Marcel Gietzmann-Sanders" w:date="2026-02-05T10:29:00Z" w16du:dateUtc="2026-02-05T15:29:00Z"/>
          <w:rFonts w:ascii="Georgia" w:hAnsi="Georgia" w:cs="Times New Roman"/>
          <w:sz w:val="22"/>
          <w:szCs w:val="22"/>
        </w:rPr>
      </w:pPr>
      <w:moveToRangeStart w:id="399" w:author="Marcel Gietzmann-Sanders" w:date="2026-02-05T10:27:00Z" w:name="move221179640"/>
      <w:moveTo w:id="400" w:author="Marcel Gietzmann-Sanders" w:date="2026-02-05T10:27:00Z" w16du:dateUtc="2026-02-05T15:27:00Z">
        <w:r w:rsidRPr="00AC7417">
          <w:rPr>
            <w:rFonts w:ascii="Georgia" w:hAnsi="Georgia" w:cs="Times New Roman"/>
            <w:sz w:val="22"/>
            <w:szCs w:val="22"/>
          </w:rPr>
          <w:t xml:space="preserve">Lomeli MJM, Wakefield WW, Herrmann B, Dykstra CL, Simeon A, Rudy DM, et al. Use of artificial illumination to reduce Pacific halibut bycatch in a U.S. West Coast groundfish Bottom trawl. Fisheries Research. 2021 </w:t>
        </w:r>
        <w:proofErr w:type="gramStart"/>
        <w:r w:rsidRPr="00AC7417">
          <w:rPr>
            <w:rFonts w:ascii="Georgia" w:hAnsi="Georgia" w:cs="Times New Roman"/>
            <w:sz w:val="22"/>
            <w:szCs w:val="22"/>
          </w:rPr>
          <w:t>Jan;233:105737</w:t>
        </w:r>
        <w:proofErr w:type="gramEnd"/>
        <w:r w:rsidRPr="00AC7417">
          <w:rPr>
            <w:rFonts w:ascii="Georgia" w:hAnsi="Georgia" w:cs="Times New Roman"/>
            <w:sz w:val="22"/>
            <w:szCs w:val="22"/>
          </w:rPr>
          <w:t>.</w:t>
        </w:r>
      </w:moveTo>
    </w:p>
    <w:p w14:paraId="1C68912B" w14:textId="10E22656" w:rsidR="00865647" w:rsidDel="009B78C6" w:rsidRDefault="00865647" w:rsidP="00865647">
      <w:pPr>
        <w:pStyle w:val="ListParagraph"/>
        <w:numPr>
          <w:ilvl w:val="0"/>
          <w:numId w:val="1"/>
        </w:numPr>
        <w:spacing w:line="480" w:lineRule="auto"/>
        <w:rPr>
          <w:del w:id="401" w:author="Marcel Gietzmann-Sanders" w:date="2026-02-05T10:27:00Z" w16du:dateUtc="2026-02-05T15:27:00Z"/>
          <w:rFonts w:ascii="Georgia" w:hAnsi="Georgia" w:cs="Times New Roman"/>
          <w:sz w:val="22"/>
          <w:szCs w:val="22"/>
        </w:rPr>
      </w:pPr>
      <w:ins w:id="402" w:author="Marcel Gietzmann-Sanders" w:date="2026-02-05T10:29:00Z" w16du:dateUtc="2026-02-05T15:29:00Z">
        <w:r w:rsidRPr="00E60A6E">
          <w:rPr>
            <w:rFonts w:ascii="Georgia" w:hAnsi="Georgia" w:cs="Times New Roman"/>
            <w:sz w:val="22"/>
            <w:szCs w:val="22"/>
          </w:rPr>
          <w:t>North Pacific Fishery Management Council. Bering Sea salmon bycatch update [Internet]. 2022 [cited 2026 Feb 5]. Available from: https://files.npfmc.org/bycatch/BeringSeaSalmonBycatchFlyer.pdf</w:t>
        </w:r>
      </w:ins>
    </w:p>
    <w:moveToRangeEnd w:id="399"/>
    <w:p w14:paraId="0B8726E6" w14:textId="77777777" w:rsidR="00865647" w:rsidRPr="009B78C6" w:rsidRDefault="00865647" w:rsidP="009B78C6">
      <w:pPr>
        <w:pStyle w:val="ListParagraph"/>
        <w:numPr>
          <w:ilvl w:val="0"/>
          <w:numId w:val="1"/>
        </w:numPr>
        <w:spacing w:line="480" w:lineRule="auto"/>
        <w:rPr>
          <w:ins w:id="403" w:author="Marcel Gietzmann-Sanders" w:date="2026-02-05T10:21:00Z" w16du:dateUtc="2026-02-05T15:21:00Z"/>
          <w:rFonts w:ascii="Georgia" w:hAnsi="Georgia" w:cs="Times New Roman"/>
          <w:sz w:val="22"/>
          <w:szCs w:val="22"/>
          <w:rPrChange w:id="404" w:author="Marcel Gietzmann-Sanders" w:date="2026-02-05T10:32:00Z" w16du:dateUtc="2026-02-05T15:32:00Z">
            <w:rPr>
              <w:ins w:id="405" w:author="Marcel Gietzmann-Sanders" w:date="2026-02-05T10:21:00Z" w16du:dateUtc="2026-02-05T15:21:00Z"/>
            </w:rPr>
          </w:rPrChange>
        </w:rPr>
      </w:pPr>
    </w:p>
    <w:p w14:paraId="41E320D1" w14:textId="75BCBC47" w:rsidR="009B78C6" w:rsidRDefault="009B78C6" w:rsidP="009B78C6">
      <w:pPr>
        <w:pStyle w:val="ListParagraph"/>
        <w:numPr>
          <w:ilvl w:val="0"/>
          <w:numId w:val="1"/>
        </w:numPr>
        <w:spacing w:line="480" w:lineRule="auto"/>
        <w:rPr>
          <w:ins w:id="406" w:author="Marcel Gietzmann-Sanders" w:date="2026-02-05T10:33:00Z" w16du:dateUtc="2026-02-05T15:33:00Z"/>
          <w:rFonts w:ascii="Georgia" w:hAnsi="Georgia" w:cs="Times New Roman"/>
          <w:sz w:val="22"/>
          <w:szCs w:val="22"/>
        </w:rPr>
      </w:pPr>
      <w:ins w:id="407" w:author="Marcel Gietzmann-Sanders" w:date="2026-02-05T10:32:00Z" w16du:dateUtc="2026-02-05T15:32:00Z">
        <w:r w:rsidRPr="00AC7417">
          <w:rPr>
            <w:rFonts w:ascii="Georgia" w:hAnsi="Georgia" w:cs="Times New Roman"/>
            <w:sz w:val="22"/>
            <w:szCs w:val="22"/>
          </w:rPr>
          <w:t>Wallace BP, Kot CY, DiMatteo AD, Lee T, Crowder LB, Lewison RL. Impacts of fisheries bycatch on marine turtle populations worldwide: toward conservation and research priorities. Ecosphere. 2013 Mar;4(3):1–49.</w:t>
        </w:r>
      </w:ins>
    </w:p>
    <w:p w14:paraId="2F6C5324" w14:textId="77777777" w:rsidR="009B78C6" w:rsidRPr="00AC7417" w:rsidRDefault="009B78C6" w:rsidP="009B78C6">
      <w:pPr>
        <w:pStyle w:val="ListParagraph"/>
        <w:numPr>
          <w:ilvl w:val="0"/>
          <w:numId w:val="1"/>
        </w:numPr>
        <w:spacing w:line="480" w:lineRule="auto"/>
        <w:rPr>
          <w:moveTo w:id="408" w:author="Marcel Gietzmann-Sanders" w:date="2026-02-05T10:33:00Z" w16du:dateUtc="2026-02-05T15:33:00Z"/>
          <w:rFonts w:ascii="Georgia" w:hAnsi="Georgia" w:cs="Times New Roman"/>
          <w:sz w:val="22"/>
          <w:szCs w:val="22"/>
        </w:rPr>
      </w:pPr>
      <w:moveToRangeStart w:id="409" w:author="Marcel Gietzmann-Sanders" w:date="2026-02-05T10:33:00Z" w:name="move221180028"/>
      <w:proofErr w:type="spellStart"/>
      <w:moveTo w:id="410" w:author="Marcel Gietzmann-Sanders" w:date="2026-02-05T10:33:00Z" w16du:dateUtc="2026-02-05T15:33:00Z">
        <w:r w:rsidRPr="00AC7417">
          <w:rPr>
            <w:rFonts w:ascii="Georgia" w:hAnsi="Georgia" w:cs="Times New Roman"/>
            <w:sz w:val="22"/>
            <w:szCs w:val="22"/>
          </w:rPr>
          <w:t>D’agrosa</w:t>
        </w:r>
        <w:proofErr w:type="spellEnd"/>
        <w:r w:rsidRPr="00AC7417">
          <w:rPr>
            <w:rFonts w:ascii="Georgia" w:hAnsi="Georgia" w:cs="Times New Roman"/>
            <w:sz w:val="22"/>
            <w:szCs w:val="22"/>
          </w:rPr>
          <w:t xml:space="preserve"> C, Lennert</w:t>
        </w:r>
        <w:r w:rsidRPr="00AC7417">
          <w:rPr>
            <w:rFonts w:ascii="Cambria Math" w:hAnsi="Cambria Math" w:cs="Cambria Math"/>
            <w:sz w:val="22"/>
            <w:szCs w:val="22"/>
          </w:rPr>
          <w:t>‐</w:t>
        </w:r>
        <w:r w:rsidRPr="00AC7417">
          <w:rPr>
            <w:rFonts w:ascii="Georgia" w:hAnsi="Georgia" w:cs="Times New Roman"/>
            <w:sz w:val="22"/>
            <w:szCs w:val="22"/>
          </w:rPr>
          <w:t>Cody CE, Vidal O. Vaquita Bycatch in Mexico’s Artisanal Gillnet Fisheries: Driving a Small Population to Extinction. Conservation Biology. 2000 Aug 15;14(4):1110–9.</w:t>
        </w:r>
      </w:moveTo>
    </w:p>
    <w:moveToRangeEnd w:id="409"/>
    <w:p w14:paraId="1D246FCB" w14:textId="77777777" w:rsidR="009B78C6" w:rsidRPr="00AC7417" w:rsidRDefault="009B78C6" w:rsidP="009B78C6">
      <w:pPr>
        <w:pStyle w:val="ListParagraph"/>
        <w:numPr>
          <w:ilvl w:val="0"/>
          <w:numId w:val="1"/>
        </w:numPr>
        <w:spacing w:line="480" w:lineRule="auto"/>
        <w:rPr>
          <w:ins w:id="411" w:author="Marcel Gietzmann-Sanders" w:date="2026-02-05T10:33:00Z" w16du:dateUtc="2026-02-05T15:33:00Z"/>
          <w:rFonts w:ascii="Georgia" w:hAnsi="Georgia" w:cs="Times New Roman"/>
          <w:sz w:val="22"/>
          <w:szCs w:val="22"/>
        </w:rPr>
      </w:pPr>
      <w:ins w:id="412" w:author="Marcel Gietzmann-Sanders" w:date="2026-02-05T10:33:00Z" w16du:dateUtc="2026-02-05T15:33:00Z">
        <w:r w:rsidRPr="00AC7417">
          <w:rPr>
            <w:rFonts w:ascii="Georgia" w:hAnsi="Georgia" w:cs="Times New Roman"/>
            <w:sz w:val="22"/>
            <w:szCs w:val="22"/>
          </w:rPr>
          <w:t xml:space="preserve">Estes JA, </w:t>
        </w:r>
        <w:proofErr w:type="spellStart"/>
        <w:r w:rsidRPr="00AC7417">
          <w:rPr>
            <w:rFonts w:ascii="Georgia" w:hAnsi="Georgia" w:cs="Times New Roman"/>
            <w:sz w:val="22"/>
            <w:szCs w:val="22"/>
          </w:rPr>
          <w:t>Terborgh</w:t>
        </w:r>
        <w:proofErr w:type="spellEnd"/>
        <w:r w:rsidRPr="00AC7417">
          <w:rPr>
            <w:rFonts w:ascii="Georgia" w:hAnsi="Georgia" w:cs="Times New Roman"/>
            <w:sz w:val="22"/>
            <w:szCs w:val="22"/>
          </w:rPr>
          <w:t xml:space="preserve"> J, Brashares JS, Power ME, Berger J, Bond WJ, et al. Trophic Downgrading of Planet Earth. Science. 2011 Jul 15;333(6040):301–6.</w:t>
        </w:r>
      </w:ins>
    </w:p>
    <w:p w14:paraId="17902D14" w14:textId="6E2EDFC8" w:rsidR="009B78C6" w:rsidRDefault="009B78C6" w:rsidP="009B78C6">
      <w:pPr>
        <w:pStyle w:val="ListParagraph"/>
        <w:numPr>
          <w:ilvl w:val="0"/>
          <w:numId w:val="1"/>
        </w:numPr>
        <w:spacing w:line="480" w:lineRule="auto"/>
        <w:rPr>
          <w:ins w:id="413" w:author="Marcel Gietzmann-Sanders" w:date="2026-02-05T10:35:00Z" w16du:dateUtc="2026-02-05T15:35:00Z"/>
          <w:rFonts w:ascii="Georgia" w:hAnsi="Georgia" w:cs="Times New Roman"/>
          <w:sz w:val="22"/>
          <w:szCs w:val="22"/>
        </w:rPr>
      </w:pPr>
      <w:ins w:id="414" w:author="Marcel Gietzmann-Sanders" w:date="2026-02-05T10:35:00Z" w16du:dateUtc="2026-02-05T15:35:00Z">
        <w:r w:rsidRPr="00AC7417">
          <w:rPr>
            <w:rFonts w:ascii="Georgia" w:hAnsi="Georgia" w:cs="Times New Roman"/>
            <w:sz w:val="22"/>
            <w:szCs w:val="22"/>
          </w:rPr>
          <w:t xml:space="preserve">Monnahan CC, Thorson JT, Kotwicki S, Lauffenburger N, Ianelli JN, Punt AE. Incorporating vertical distribution in index standardization accounts for spatiotemporal availability to acoustic and bottom trawl gear for semi-pelagic species. </w:t>
        </w:r>
        <w:proofErr w:type="spellStart"/>
        <w:r w:rsidRPr="00AC7417">
          <w:rPr>
            <w:rFonts w:ascii="Georgia" w:hAnsi="Georgia" w:cs="Times New Roman"/>
            <w:sz w:val="22"/>
            <w:szCs w:val="22"/>
          </w:rPr>
          <w:t>Godo</w:t>
        </w:r>
        <w:proofErr w:type="spellEnd"/>
        <w:r w:rsidRPr="00AC7417">
          <w:rPr>
            <w:rFonts w:ascii="Georgia" w:hAnsi="Georgia" w:cs="Times New Roman"/>
            <w:sz w:val="22"/>
            <w:szCs w:val="22"/>
          </w:rPr>
          <w:t xml:space="preserve"> OR, editor. ICES Journal of Marine Science. 2021 Sep 7;78(5):1826–39.</w:t>
        </w:r>
      </w:ins>
    </w:p>
    <w:p w14:paraId="1615E7CD" w14:textId="272AC1CE" w:rsidR="009B78C6" w:rsidRDefault="009B78C6" w:rsidP="009B78C6">
      <w:pPr>
        <w:pStyle w:val="ListParagraph"/>
        <w:numPr>
          <w:ilvl w:val="0"/>
          <w:numId w:val="1"/>
        </w:numPr>
        <w:spacing w:line="480" w:lineRule="auto"/>
        <w:rPr>
          <w:ins w:id="415" w:author="Marcel Gietzmann-Sanders" w:date="2026-02-05T10:38:00Z" w16du:dateUtc="2026-02-05T15:38:00Z"/>
          <w:rFonts w:ascii="Georgia" w:hAnsi="Georgia" w:cs="Times New Roman"/>
          <w:sz w:val="22"/>
          <w:szCs w:val="22"/>
        </w:rPr>
      </w:pPr>
      <w:ins w:id="416" w:author="Marcel Gietzmann-Sanders" w:date="2026-02-05T10:36:00Z" w16du:dateUtc="2026-02-05T15:36:00Z">
        <w:r w:rsidRPr="00E60A6E">
          <w:rPr>
            <w:rFonts w:ascii="Georgia" w:hAnsi="Georgia" w:cs="Times New Roman"/>
            <w:sz w:val="22"/>
            <w:szCs w:val="22"/>
          </w:rPr>
          <w:t xml:space="preserve">North Pacific Fishery Management Council. Fisheries Management Plan for the Groundfish fisheries of the Gulf of Alaska [Internet]. 2024 [cited 2026 Feb 5]. Available from: </w:t>
        </w:r>
      </w:ins>
      <w:ins w:id="417" w:author="Marcel Gietzmann-Sanders" w:date="2026-02-05T10:38:00Z" w16du:dateUtc="2026-02-05T15:38:00Z">
        <w:r>
          <w:rPr>
            <w:rFonts w:ascii="Georgia" w:hAnsi="Georgia" w:cs="Times New Roman"/>
            <w:sz w:val="22"/>
            <w:szCs w:val="22"/>
          </w:rPr>
          <w:fldChar w:fldCharType="begin"/>
        </w:r>
        <w:r>
          <w:rPr>
            <w:rFonts w:ascii="Georgia" w:hAnsi="Georgia" w:cs="Times New Roman"/>
            <w:sz w:val="22"/>
            <w:szCs w:val="22"/>
          </w:rPr>
          <w:instrText>HYPERLINK "</w:instrText>
        </w:r>
      </w:ins>
      <w:ins w:id="418" w:author="Marcel Gietzmann-Sanders" w:date="2026-02-05T10:36:00Z" w16du:dateUtc="2026-02-05T15:36:00Z">
        <w:r w:rsidRPr="00E60A6E">
          <w:rPr>
            <w:rFonts w:ascii="Georgia" w:hAnsi="Georgia" w:cs="Times New Roman"/>
            <w:sz w:val="22"/>
            <w:szCs w:val="22"/>
          </w:rPr>
          <w:instrText>https://files.npfmc.org/fmp/GOA/GOAfmp.pdf</w:instrText>
        </w:r>
      </w:ins>
      <w:ins w:id="419" w:author="Marcel Gietzmann-Sanders" w:date="2026-02-05T10:38:00Z" w16du:dateUtc="2026-02-05T15:38:00Z">
        <w:r>
          <w:rPr>
            <w:rFonts w:ascii="Georgia" w:hAnsi="Georgia" w:cs="Times New Roman"/>
            <w:sz w:val="22"/>
            <w:szCs w:val="22"/>
          </w:rPr>
          <w:instrText>"</w:instrText>
        </w:r>
        <w:r>
          <w:rPr>
            <w:rFonts w:ascii="Georgia" w:hAnsi="Georgia" w:cs="Times New Roman"/>
            <w:sz w:val="22"/>
            <w:szCs w:val="22"/>
          </w:rPr>
          <w:fldChar w:fldCharType="separate"/>
        </w:r>
      </w:ins>
      <w:ins w:id="420" w:author="Marcel Gietzmann-Sanders" w:date="2026-02-05T10:36:00Z" w16du:dateUtc="2026-02-05T15:36:00Z">
        <w:r w:rsidRPr="00C87AC7">
          <w:rPr>
            <w:rStyle w:val="Hyperlink"/>
            <w:rFonts w:ascii="Georgia" w:hAnsi="Georgia" w:cs="Times New Roman"/>
            <w:sz w:val="22"/>
            <w:szCs w:val="22"/>
          </w:rPr>
          <w:t>https://files.npfmc.org/fmp/GOA/GOAfmp.pdf</w:t>
        </w:r>
      </w:ins>
      <w:ins w:id="421" w:author="Marcel Gietzmann-Sanders" w:date="2026-02-05T10:38:00Z" w16du:dateUtc="2026-02-05T15:38:00Z">
        <w:r>
          <w:rPr>
            <w:rFonts w:ascii="Georgia" w:hAnsi="Georgia" w:cs="Times New Roman"/>
            <w:sz w:val="22"/>
            <w:szCs w:val="22"/>
          </w:rPr>
          <w:fldChar w:fldCharType="end"/>
        </w:r>
      </w:ins>
    </w:p>
    <w:p w14:paraId="479838E6" w14:textId="49DC8C01" w:rsidR="009B78C6" w:rsidRDefault="009B78C6" w:rsidP="009B78C6">
      <w:pPr>
        <w:pStyle w:val="ListParagraph"/>
        <w:numPr>
          <w:ilvl w:val="0"/>
          <w:numId w:val="1"/>
        </w:numPr>
        <w:spacing w:line="480" w:lineRule="auto"/>
        <w:rPr>
          <w:ins w:id="422" w:author="Marcel Gietzmann-Sanders" w:date="2026-02-05T10:40:00Z" w16du:dateUtc="2026-02-05T15:40:00Z"/>
          <w:rFonts w:ascii="Georgia" w:hAnsi="Georgia" w:cs="Times New Roman"/>
          <w:sz w:val="22"/>
          <w:szCs w:val="22"/>
        </w:rPr>
      </w:pPr>
      <w:ins w:id="423" w:author="Marcel Gietzmann-Sanders" w:date="2026-02-05T10:38:00Z" w16du:dateUtc="2026-02-05T15:38:00Z">
        <w:r w:rsidRPr="00A864C2">
          <w:rPr>
            <w:rFonts w:ascii="Georgia" w:hAnsi="Georgia" w:cs="Times New Roman"/>
            <w:sz w:val="22"/>
            <w:szCs w:val="22"/>
          </w:rPr>
          <w:lastRenderedPageBreak/>
          <w:t xml:space="preserve">Mapes L. Bycatch of nearly 20,000 Chinook salmon shuts down Alaska trawl fishery. The Seattle Times [Internet]. 2024 Oct 1 [cited 2026 Feb 5]. Available from: </w:t>
        </w:r>
      </w:ins>
      <w:ins w:id="424" w:author="Marcel Gietzmann-Sanders" w:date="2026-02-05T10:40:00Z" w16du:dateUtc="2026-02-05T15:40:00Z">
        <w:r>
          <w:rPr>
            <w:rFonts w:ascii="Georgia" w:hAnsi="Georgia" w:cs="Times New Roman"/>
            <w:sz w:val="22"/>
            <w:szCs w:val="22"/>
          </w:rPr>
          <w:fldChar w:fldCharType="begin"/>
        </w:r>
        <w:r>
          <w:rPr>
            <w:rFonts w:ascii="Georgia" w:hAnsi="Georgia" w:cs="Times New Roman"/>
            <w:sz w:val="22"/>
            <w:szCs w:val="22"/>
          </w:rPr>
          <w:instrText>HYPERLINK "</w:instrText>
        </w:r>
      </w:ins>
      <w:ins w:id="425" w:author="Marcel Gietzmann-Sanders" w:date="2026-02-05T10:38:00Z" w16du:dateUtc="2026-02-05T15:38:00Z">
        <w:r w:rsidRPr="00A864C2">
          <w:rPr>
            <w:rFonts w:ascii="Georgia" w:hAnsi="Georgia" w:cs="Times New Roman"/>
            <w:sz w:val="22"/>
            <w:szCs w:val="22"/>
          </w:rPr>
          <w:instrText>https://www.seattletimes.com/seattle-news/climate-lab/nearly-20000-chinook-salmon-bycatch-shuts-down-alaska-trawl-fishery/</w:instrText>
        </w:r>
      </w:ins>
      <w:ins w:id="426" w:author="Marcel Gietzmann-Sanders" w:date="2026-02-05T10:40:00Z" w16du:dateUtc="2026-02-05T15:40:00Z">
        <w:r>
          <w:rPr>
            <w:rFonts w:ascii="Georgia" w:hAnsi="Georgia" w:cs="Times New Roman"/>
            <w:sz w:val="22"/>
            <w:szCs w:val="22"/>
          </w:rPr>
          <w:instrText>"</w:instrText>
        </w:r>
        <w:r>
          <w:rPr>
            <w:rFonts w:ascii="Georgia" w:hAnsi="Georgia" w:cs="Times New Roman"/>
            <w:sz w:val="22"/>
            <w:szCs w:val="22"/>
          </w:rPr>
          <w:fldChar w:fldCharType="separate"/>
        </w:r>
      </w:ins>
      <w:ins w:id="427" w:author="Marcel Gietzmann-Sanders" w:date="2026-02-05T10:38:00Z" w16du:dateUtc="2026-02-05T15:38:00Z">
        <w:r w:rsidRPr="00C87AC7">
          <w:rPr>
            <w:rStyle w:val="Hyperlink"/>
            <w:rFonts w:ascii="Georgia" w:hAnsi="Georgia" w:cs="Times New Roman"/>
            <w:sz w:val="22"/>
            <w:szCs w:val="22"/>
          </w:rPr>
          <w:t>https://www.seattletimes.com/seattle-news/climate-lab/nearly-20000-chinook-salmon-bycatch-shuts-down-alaska-trawl-fishery/</w:t>
        </w:r>
      </w:ins>
      <w:ins w:id="428" w:author="Marcel Gietzmann-Sanders" w:date="2026-02-05T10:40:00Z" w16du:dateUtc="2026-02-05T15:40:00Z">
        <w:r>
          <w:rPr>
            <w:rFonts w:ascii="Georgia" w:hAnsi="Georgia" w:cs="Times New Roman"/>
            <w:sz w:val="22"/>
            <w:szCs w:val="22"/>
          </w:rPr>
          <w:fldChar w:fldCharType="end"/>
        </w:r>
      </w:ins>
    </w:p>
    <w:p w14:paraId="0CA63FE3" w14:textId="77777777" w:rsidR="009B78C6" w:rsidRPr="00AC7417" w:rsidRDefault="009B78C6" w:rsidP="009B78C6">
      <w:pPr>
        <w:pStyle w:val="ListParagraph"/>
        <w:numPr>
          <w:ilvl w:val="0"/>
          <w:numId w:val="1"/>
        </w:numPr>
        <w:spacing w:line="480" w:lineRule="auto"/>
        <w:rPr>
          <w:moveTo w:id="429" w:author="Marcel Gietzmann-Sanders" w:date="2026-02-05T10:40:00Z" w16du:dateUtc="2026-02-05T15:40:00Z"/>
          <w:rFonts w:ascii="Georgia" w:hAnsi="Georgia" w:cs="Times New Roman"/>
          <w:sz w:val="22"/>
          <w:szCs w:val="22"/>
        </w:rPr>
      </w:pPr>
      <w:moveToRangeStart w:id="430" w:author="Marcel Gietzmann-Sanders" w:date="2026-02-05T10:40:00Z" w:name="move221180425"/>
      <w:moveTo w:id="431" w:author="Marcel Gietzmann-Sanders" w:date="2026-02-05T10:40:00Z" w16du:dateUtc="2026-02-05T15:40:00Z">
        <w:r w:rsidRPr="00AC7417">
          <w:rPr>
            <w:rFonts w:ascii="Georgia" w:hAnsi="Georgia" w:cs="Times New Roman"/>
            <w:sz w:val="22"/>
            <w:szCs w:val="22"/>
          </w:rPr>
          <w:t xml:space="preserve">Squires D, Ballance LT, </w:t>
        </w:r>
        <w:proofErr w:type="spellStart"/>
        <w:r w:rsidRPr="00AC7417">
          <w:rPr>
            <w:rFonts w:ascii="Georgia" w:hAnsi="Georgia" w:cs="Times New Roman"/>
            <w:sz w:val="22"/>
            <w:szCs w:val="22"/>
          </w:rPr>
          <w:t>Dagorn</w:t>
        </w:r>
        <w:proofErr w:type="spellEnd"/>
        <w:r w:rsidRPr="00AC7417">
          <w:rPr>
            <w:rFonts w:ascii="Georgia" w:hAnsi="Georgia" w:cs="Times New Roman"/>
            <w:sz w:val="22"/>
            <w:szCs w:val="22"/>
          </w:rPr>
          <w:t xml:space="preserve"> L, Dutton PH, Lent R. Mitigating Bycatch: Novel Insights to Multidisciplinary Approaches. Front Mar Sci. 2021 Mar </w:t>
        </w:r>
        <w:proofErr w:type="gramStart"/>
        <w:r w:rsidRPr="00AC7417">
          <w:rPr>
            <w:rFonts w:ascii="Georgia" w:hAnsi="Georgia" w:cs="Times New Roman"/>
            <w:sz w:val="22"/>
            <w:szCs w:val="22"/>
          </w:rPr>
          <w:t>19;8:613285</w:t>
        </w:r>
        <w:proofErr w:type="gramEnd"/>
        <w:r w:rsidRPr="00AC7417">
          <w:rPr>
            <w:rFonts w:ascii="Georgia" w:hAnsi="Georgia" w:cs="Times New Roman"/>
            <w:sz w:val="22"/>
            <w:szCs w:val="22"/>
          </w:rPr>
          <w:t>.</w:t>
        </w:r>
      </w:moveTo>
    </w:p>
    <w:p w14:paraId="42EF79FA" w14:textId="77777777" w:rsidR="009B78C6" w:rsidRPr="00AC7417" w:rsidRDefault="009B78C6" w:rsidP="009B78C6">
      <w:pPr>
        <w:pStyle w:val="ListParagraph"/>
        <w:numPr>
          <w:ilvl w:val="0"/>
          <w:numId w:val="1"/>
        </w:numPr>
        <w:spacing w:line="480" w:lineRule="auto"/>
        <w:rPr>
          <w:moveTo w:id="432" w:author="Marcel Gietzmann-Sanders" w:date="2026-02-05T10:41:00Z" w16du:dateUtc="2026-02-05T15:41:00Z"/>
          <w:rFonts w:ascii="Georgia" w:hAnsi="Georgia" w:cs="Times New Roman"/>
          <w:sz w:val="22"/>
          <w:szCs w:val="22"/>
        </w:rPr>
      </w:pPr>
      <w:moveToRangeStart w:id="433" w:author="Marcel Gietzmann-Sanders" w:date="2026-02-05T10:41:00Z" w:name="move221180482"/>
      <w:moveToRangeEnd w:id="430"/>
      <w:moveTo w:id="434" w:author="Marcel Gietzmann-Sanders" w:date="2026-02-05T10:41:00Z" w16du:dateUtc="2026-02-05T15:41:00Z">
        <w:r w:rsidRPr="00AC7417">
          <w:rPr>
            <w:rFonts w:ascii="Georgia" w:hAnsi="Georgia" w:cs="Times New Roman"/>
            <w:sz w:val="22"/>
            <w:szCs w:val="22"/>
          </w:rPr>
          <w:t>Adams CF, Foy RJ, Kelley JJ, Coyle KO. Seasonal changes in the diel vertical migration of walleye pollock (</w:t>
        </w:r>
        <w:proofErr w:type="spellStart"/>
        <w:r w:rsidRPr="0032389A">
          <w:rPr>
            <w:rFonts w:ascii="Georgia" w:hAnsi="Georgia" w:cs="Times New Roman"/>
            <w:i/>
            <w:iCs/>
            <w:sz w:val="22"/>
            <w:szCs w:val="22"/>
          </w:rPr>
          <w:t>Theragra</w:t>
        </w:r>
        <w:proofErr w:type="spellEnd"/>
        <w:r w:rsidRPr="0032389A">
          <w:rPr>
            <w:rFonts w:ascii="Georgia" w:hAnsi="Georgia" w:cs="Times New Roman"/>
            <w:i/>
            <w:iCs/>
            <w:sz w:val="22"/>
            <w:szCs w:val="22"/>
          </w:rPr>
          <w:t xml:space="preserve"> </w:t>
        </w:r>
        <w:proofErr w:type="spellStart"/>
        <w:r w:rsidRPr="0032389A">
          <w:rPr>
            <w:rFonts w:ascii="Georgia" w:hAnsi="Georgia" w:cs="Times New Roman"/>
            <w:i/>
            <w:iCs/>
            <w:sz w:val="22"/>
            <w:szCs w:val="22"/>
          </w:rPr>
          <w:t>chalcogramma</w:t>
        </w:r>
        <w:proofErr w:type="spellEnd"/>
        <w:r w:rsidRPr="00AC7417">
          <w:rPr>
            <w:rFonts w:ascii="Georgia" w:hAnsi="Georgia" w:cs="Times New Roman"/>
            <w:sz w:val="22"/>
            <w:szCs w:val="22"/>
          </w:rPr>
          <w:t>) in the northern Gulf of Alaska. Environ Biol Fish. 2009 Oct;86(2):297–305.</w:t>
        </w:r>
      </w:moveTo>
    </w:p>
    <w:moveToRangeEnd w:id="433"/>
    <w:p w14:paraId="211C947B" w14:textId="1C0173A2" w:rsidR="009B78C6" w:rsidRDefault="009B78C6" w:rsidP="009B78C6">
      <w:pPr>
        <w:pStyle w:val="ListParagraph"/>
        <w:numPr>
          <w:ilvl w:val="0"/>
          <w:numId w:val="1"/>
        </w:numPr>
        <w:spacing w:line="480" w:lineRule="auto"/>
        <w:rPr>
          <w:ins w:id="435" w:author="Marcel Gietzmann-Sanders" w:date="2026-02-05T10:43:00Z" w16du:dateUtc="2026-02-05T15:43:00Z"/>
          <w:rFonts w:ascii="Georgia" w:hAnsi="Georgia" w:cs="Times New Roman"/>
          <w:sz w:val="22"/>
          <w:szCs w:val="22"/>
        </w:rPr>
      </w:pPr>
      <w:ins w:id="436" w:author="Marcel Gietzmann-Sanders" w:date="2026-02-05T10:43:00Z" w16du:dateUtc="2026-02-05T15:43:00Z">
        <w:r w:rsidRPr="00DF6CDD">
          <w:rPr>
            <w:rFonts w:ascii="Georgia" w:hAnsi="Georgia" w:cs="Times New Roman"/>
            <w:sz w:val="22"/>
            <w:szCs w:val="22"/>
            <w:lang w:val="de-DE"/>
          </w:rPr>
          <w:t xml:space="preserve">Duffy-Anderson JT, </w:t>
        </w:r>
        <w:proofErr w:type="spellStart"/>
        <w:r w:rsidRPr="00DF6CDD">
          <w:rPr>
            <w:rFonts w:ascii="Georgia" w:hAnsi="Georgia" w:cs="Times New Roman"/>
            <w:sz w:val="22"/>
            <w:szCs w:val="22"/>
            <w:lang w:val="de-DE"/>
          </w:rPr>
          <w:t>Ciannelli</w:t>
        </w:r>
        <w:proofErr w:type="spellEnd"/>
        <w:r w:rsidRPr="00DF6CDD">
          <w:rPr>
            <w:rFonts w:ascii="Georgia" w:hAnsi="Georgia" w:cs="Times New Roman"/>
            <w:sz w:val="22"/>
            <w:szCs w:val="22"/>
            <w:lang w:val="de-DE"/>
          </w:rPr>
          <w:t xml:space="preserve"> L, </w:t>
        </w:r>
        <w:proofErr w:type="spellStart"/>
        <w:r w:rsidRPr="00DF6CDD">
          <w:rPr>
            <w:rFonts w:ascii="Georgia" w:hAnsi="Georgia" w:cs="Times New Roman"/>
            <w:sz w:val="22"/>
            <w:szCs w:val="22"/>
            <w:lang w:val="de-DE"/>
          </w:rPr>
          <w:t>Honkalehto</w:t>
        </w:r>
        <w:proofErr w:type="spellEnd"/>
        <w:r w:rsidRPr="00DF6CDD">
          <w:rPr>
            <w:rFonts w:ascii="Georgia" w:hAnsi="Georgia" w:cs="Times New Roman"/>
            <w:sz w:val="22"/>
            <w:szCs w:val="22"/>
            <w:lang w:val="de-DE"/>
          </w:rPr>
          <w:t xml:space="preserve"> T, Bailey KM, </w:t>
        </w:r>
        <w:proofErr w:type="spellStart"/>
        <w:r w:rsidRPr="00DF6CDD">
          <w:rPr>
            <w:rFonts w:ascii="Georgia" w:hAnsi="Georgia" w:cs="Times New Roman"/>
            <w:sz w:val="22"/>
            <w:szCs w:val="22"/>
            <w:lang w:val="de-DE"/>
          </w:rPr>
          <w:t>Sogard</w:t>
        </w:r>
        <w:proofErr w:type="spellEnd"/>
        <w:r w:rsidRPr="00DF6CDD">
          <w:rPr>
            <w:rFonts w:ascii="Georgia" w:hAnsi="Georgia" w:cs="Times New Roman"/>
            <w:sz w:val="22"/>
            <w:szCs w:val="22"/>
            <w:lang w:val="de-DE"/>
          </w:rPr>
          <w:t xml:space="preserve"> SM, Springer AM, et al. </w:t>
        </w:r>
        <w:r w:rsidRPr="0032389A">
          <w:rPr>
            <w:rFonts w:ascii="Georgia" w:hAnsi="Georgia" w:cs="Times New Roman"/>
            <w:sz w:val="22"/>
            <w:szCs w:val="22"/>
          </w:rPr>
          <w:t xml:space="preserve">Distribution of age-1 and age-2 walleye pollock in the Gulf of Alaska and eastern Bering Sea: sources of variation and implications for higher trophic levels. In: Browman HI, </w:t>
        </w:r>
        <w:proofErr w:type="spellStart"/>
        <w:r w:rsidRPr="0032389A">
          <w:rPr>
            <w:rFonts w:ascii="Georgia" w:hAnsi="Georgia" w:cs="Times New Roman"/>
            <w:sz w:val="22"/>
            <w:szCs w:val="22"/>
          </w:rPr>
          <w:t>Skiftesvik</w:t>
        </w:r>
        <w:proofErr w:type="spellEnd"/>
        <w:r w:rsidRPr="0032389A">
          <w:rPr>
            <w:rFonts w:ascii="Georgia" w:hAnsi="Georgia" w:cs="Times New Roman"/>
            <w:sz w:val="22"/>
            <w:szCs w:val="22"/>
          </w:rPr>
          <w:t xml:space="preserve"> AB, editors. The Big Fish Bang. Proceedings of the 26th Annual Larval Fish Conference; 2003; Bergen (Norway): Institute of Marine Research; 2003.</w:t>
        </w:r>
      </w:ins>
    </w:p>
    <w:p w14:paraId="2D4F1489" w14:textId="77777777" w:rsidR="004422D3" w:rsidRPr="00AC7417" w:rsidRDefault="004422D3" w:rsidP="004422D3">
      <w:pPr>
        <w:pStyle w:val="ListParagraph"/>
        <w:numPr>
          <w:ilvl w:val="0"/>
          <w:numId w:val="1"/>
        </w:numPr>
        <w:spacing w:line="480" w:lineRule="auto"/>
        <w:rPr>
          <w:moveTo w:id="437" w:author="Marcel Gietzmann-Sanders" w:date="2026-02-05T10:44:00Z" w16du:dateUtc="2026-02-05T15:44:00Z"/>
          <w:rFonts w:ascii="Georgia" w:hAnsi="Georgia" w:cs="Times New Roman"/>
          <w:sz w:val="22"/>
          <w:szCs w:val="22"/>
        </w:rPr>
      </w:pPr>
      <w:moveToRangeStart w:id="438" w:author="Marcel Gietzmann-Sanders" w:date="2026-02-05T10:44:00Z" w:name="move221180701"/>
      <w:moveTo w:id="439" w:author="Marcel Gietzmann-Sanders" w:date="2026-02-05T10:44:00Z" w16du:dateUtc="2026-02-05T15:44:00Z">
        <w:r w:rsidRPr="00AC7417">
          <w:rPr>
            <w:rFonts w:ascii="Georgia" w:hAnsi="Georgia" w:cs="Times New Roman"/>
            <w:sz w:val="22"/>
            <w:szCs w:val="22"/>
          </w:rPr>
          <w:t xml:space="preserve">Courtney MB, Evans MD, Strøm JF, Rikardsen AH, Seitz AC. Behavior and thermal environment of Chinook salmon </w:t>
        </w:r>
        <w:r w:rsidRPr="0032389A">
          <w:rPr>
            <w:rFonts w:ascii="Georgia" w:hAnsi="Georgia" w:cs="Times New Roman"/>
            <w:i/>
            <w:iCs/>
            <w:sz w:val="22"/>
            <w:szCs w:val="22"/>
          </w:rPr>
          <w:t>Oncorhynchus tshawytscha</w:t>
        </w:r>
        <w:r w:rsidRPr="00AC7417">
          <w:rPr>
            <w:rFonts w:ascii="Georgia" w:hAnsi="Georgia" w:cs="Times New Roman"/>
            <w:sz w:val="22"/>
            <w:szCs w:val="22"/>
          </w:rPr>
          <w:t xml:space="preserve"> in the North Pacific Ocean, elucidated from pop-up satellite archival tags. Environ Biol Fish. 2019 Aug;102(8):1039–55.</w:t>
        </w:r>
      </w:moveTo>
    </w:p>
    <w:p w14:paraId="4DD3A250" w14:textId="77777777" w:rsidR="004422D3" w:rsidRDefault="004422D3" w:rsidP="004422D3">
      <w:pPr>
        <w:pStyle w:val="ListParagraph"/>
        <w:numPr>
          <w:ilvl w:val="0"/>
          <w:numId w:val="1"/>
        </w:numPr>
        <w:spacing w:line="480" w:lineRule="auto"/>
        <w:rPr>
          <w:ins w:id="440" w:author="Marcel Gietzmann-Sanders" w:date="2026-02-05T10:51:00Z" w16du:dateUtc="2026-02-05T15:51:00Z"/>
          <w:rFonts w:ascii="Georgia" w:hAnsi="Georgia" w:cs="Times New Roman"/>
          <w:sz w:val="22"/>
          <w:szCs w:val="22"/>
        </w:rPr>
      </w:pPr>
      <w:moveTo w:id="441" w:author="Marcel Gietzmann-Sanders" w:date="2026-02-05T10:44:00Z" w16du:dateUtc="2026-02-05T15:44:00Z">
        <w:r w:rsidRPr="00AC7417">
          <w:rPr>
            <w:rFonts w:ascii="Georgia" w:hAnsi="Georgia" w:cs="Times New Roman"/>
            <w:sz w:val="22"/>
            <w:szCs w:val="22"/>
          </w:rPr>
          <w:t>Courtney MB, Evans M, Shedd KR, Seitz AC. Understanding the behavior and ecology of Chinook salmon (</w:t>
        </w:r>
        <w:r w:rsidRPr="0032389A">
          <w:rPr>
            <w:rFonts w:ascii="Georgia" w:hAnsi="Georgia" w:cs="Times New Roman"/>
            <w:i/>
            <w:iCs/>
            <w:sz w:val="22"/>
            <w:szCs w:val="22"/>
          </w:rPr>
          <w:t>Oncorhynchus tshawytscha</w:t>
        </w:r>
        <w:r w:rsidRPr="00AC7417">
          <w:rPr>
            <w:rFonts w:ascii="Georgia" w:hAnsi="Georgia" w:cs="Times New Roman"/>
            <w:sz w:val="22"/>
            <w:szCs w:val="22"/>
          </w:rPr>
          <w:t>) on an important feeding ground in the Gulf of Alaska. Environ Biol Fish. 2021 Mar;104(3):357–73.</w:t>
        </w:r>
      </w:moveTo>
    </w:p>
    <w:p w14:paraId="03AF2165" w14:textId="7DBFAF4E" w:rsidR="004422D3" w:rsidRPr="004422D3" w:rsidRDefault="004422D3" w:rsidP="004422D3">
      <w:pPr>
        <w:pStyle w:val="ListParagraph"/>
        <w:numPr>
          <w:ilvl w:val="0"/>
          <w:numId w:val="1"/>
        </w:numPr>
        <w:spacing w:line="480" w:lineRule="auto"/>
        <w:rPr>
          <w:moveTo w:id="442" w:author="Marcel Gietzmann-Sanders" w:date="2026-02-05T10:44:00Z" w16du:dateUtc="2026-02-05T15:44:00Z"/>
          <w:rFonts w:ascii="Georgia" w:hAnsi="Georgia" w:cs="Times New Roman"/>
          <w:sz w:val="22"/>
          <w:szCs w:val="22"/>
          <w:rPrChange w:id="443" w:author="Marcel Gietzmann-Sanders" w:date="2026-02-05T10:51:00Z" w16du:dateUtc="2026-02-05T15:51:00Z">
            <w:rPr>
              <w:moveTo w:id="444" w:author="Marcel Gietzmann-Sanders" w:date="2026-02-05T10:44:00Z" w16du:dateUtc="2026-02-05T15:44:00Z"/>
            </w:rPr>
          </w:rPrChange>
        </w:rPr>
      </w:pPr>
      <w:ins w:id="445" w:author="Marcel Gietzmann-Sanders" w:date="2026-02-05T10:51:00Z" w16du:dateUtc="2026-02-05T15:51:00Z">
        <w:r w:rsidRPr="00AC7417">
          <w:rPr>
            <w:rFonts w:ascii="Georgia" w:hAnsi="Georgia" w:cs="Times New Roman"/>
            <w:sz w:val="22"/>
            <w:szCs w:val="22"/>
          </w:rPr>
          <w:t>Orsi JA, Wertheimer AC. Marine Vertical Distribution of Juvenile Chinook and Coho Salmon in Southeastern Alaska. Transactions of the American Fisheries Society. 1995 Mar;124(2):159–69.</w:t>
        </w:r>
      </w:ins>
    </w:p>
    <w:p w14:paraId="68A07576" w14:textId="77777777" w:rsidR="004422D3" w:rsidRPr="00AC7417" w:rsidRDefault="004422D3" w:rsidP="004422D3">
      <w:pPr>
        <w:pStyle w:val="ListParagraph"/>
        <w:numPr>
          <w:ilvl w:val="0"/>
          <w:numId w:val="1"/>
        </w:numPr>
        <w:spacing w:line="480" w:lineRule="auto"/>
        <w:rPr>
          <w:moveTo w:id="446" w:author="Marcel Gietzmann-Sanders" w:date="2026-02-05T10:46:00Z" w16du:dateUtc="2026-02-05T15:46:00Z"/>
          <w:rFonts w:ascii="Georgia" w:hAnsi="Georgia" w:cs="Times New Roman"/>
          <w:sz w:val="22"/>
          <w:szCs w:val="22"/>
        </w:rPr>
      </w:pPr>
      <w:moveToRangeStart w:id="447" w:author="Marcel Gietzmann-Sanders" w:date="2026-02-05T10:46:00Z" w:name="move221180826"/>
      <w:moveToRangeEnd w:id="438"/>
      <w:moveTo w:id="448" w:author="Marcel Gietzmann-Sanders" w:date="2026-02-05T10:46:00Z" w16du:dateUtc="2026-02-05T15:46:00Z">
        <w:r w:rsidRPr="00AC7417">
          <w:rPr>
            <w:rFonts w:ascii="Georgia" w:hAnsi="Georgia" w:cs="Times New Roman"/>
            <w:sz w:val="22"/>
            <w:szCs w:val="22"/>
          </w:rPr>
          <w:lastRenderedPageBreak/>
          <w:t>Arostegui MC, Essington TE, Quinn TP. Interpreting vertical movement behavior with holistic examination of depth distribution: a novel method reveals cryptic diel activity patterns of Chinook salmon in the Salish Sea. Anim Biotelemetry. 2017 Dec;5(1):2.</w:t>
        </w:r>
      </w:moveTo>
    </w:p>
    <w:moveToRangeEnd w:id="447"/>
    <w:p w14:paraId="1FCFDBB5" w14:textId="77777777" w:rsidR="009B78C6" w:rsidRPr="009B78C6" w:rsidRDefault="009B78C6" w:rsidP="009B78C6">
      <w:pPr>
        <w:pStyle w:val="ListParagraph"/>
        <w:numPr>
          <w:ilvl w:val="0"/>
          <w:numId w:val="1"/>
        </w:numPr>
        <w:spacing w:line="480" w:lineRule="auto"/>
        <w:rPr>
          <w:ins w:id="449" w:author="Marcel Gietzmann-Sanders" w:date="2026-02-05T10:32:00Z" w16du:dateUtc="2026-02-05T15:32:00Z"/>
          <w:rFonts w:ascii="Georgia" w:hAnsi="Georgia" w:cs="Times New Roman"/>
          <w:sz w:val="22"/>
          <w:szCs w:val="22"/>
          <w:rPrChange w:id="450" w:author="Marcel Gietzmann-Sanders" w:date="2026-02-05T10:32:00Z" w16du:dateUtc="2026-02-05T15:32:00Z">
            <w:rPr>
              <w:ins w:id="451" w:author="Marcel Gietzmann-Sanders" w:date="2026-02-05T10:32:00Z" w16du:dateUtc="2026-02-05T15:32:00Z"/>
            </w:rPr>
          </w:rPrChange>
        </w:rPr>
      </w:pPr>
    </w:p>
    <w:p w14:paraId="15E908A7" w14:textId="449FCF5E" w:rsidR="005324C7" w:rsidRPr="00AC7417" w:rsidRDefault="005324C7"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Abascal FJ, </w:t>
      </w:r>
      <w:proofErr w:type="spellStart"/>
      <w:r w:rsidRPr="00AC7417">
        <w:rPr>
          <w:rFonts w:ascii="Georgia" w:hAnsi="Georgia" w:cs="Times New Roman"/>
          <w:sz w:val="22"/>
          <w:szCs w:val="22"/>
        </w:rPr>
        <w:t>Mejuto</w:t>
      </w:r>
      <w:proofErr w:type="spellEnd"/>
      <w:r w:rsidRPr="00AC7417">
        <w:rPr>
          <w:rFonts w:ascii="Georgia" w:hAnsi="Georgia" w:cs="Times New Roman"/>
          <w:sz w:val="22"/>
          <w:szCs w:val="22"/>
        </w:rPr>
        <w:t xml:space="preserve"> J, Quintans M, Ramos-</w:t>
      </w:r>
      <w:proofErr w:type="spellStart"/>
      <w:r w:rsidRPr="00AC7417">
        <w:rPr>
          <w:rFonts w:ascii="Georgia" w:hAnsi="Georgia" w:cs="Times New Roman"/>
          <w:sz w:val="22"/>
          <w:szCs w:val="22"/>
        </w:rPr>
        <w:t>Cartelle</w:t>
      </w:r>
      <w:proofErr w:type="spellEnd"/>
      <w:r w:rsidRPr="00AC7417">
        <w:rPr>
          <w:rFonts w:ascii="Georgia" w:hAnsi="Georgia" w:cs="Times New Roman"/>
          <w:sz w:val="22"/>
          <w:szCs w:val="22"/>
        </w:rPr>
        <w:t xml:space="preserve"> A. Horizontal and vertical movements of swordfish in the Southeast Pacific. ICES Journal of Marine Science. 2010 Apr 1;67(3):466–74.</w:t>
      </w:r>
    </w:p>
    <w:p w14:paraId="58D55049" w14:textId="082768A1" w:rsidR="005324C7" w:rsidRPr="00AC7417" w:rsidDel="009B78C6" w:rsidRDefault="005324C7" w:rsidP="003069E2">
      <w:pPr>
        <w:pStyle w:val="ListParagraph"/>
        <w:numPr>
          <w:ilvl w:val="0"/>
          <w:numId w:val="1"/>
        </w:numPr>
        <w:spacing w:line="480" w:lineRule="auto"/>
        <w:rPr>
          <w:moveFrom w:id="452" w:author="Marcel Gietzmann-Sanders" w:date="2026-02-05T10:41:00Z" w16du:dateUtc="2026-02-05T15:41:00Z"/>
          <w:rFonts w:ascii="Georgia" w:hAnsi="Georgia" w:cs="Times New Roman"/>
          <w:sz w:val="22"/>
          <w:szCs w:val="22"/>
        </w:rPr>
      </w:pPr>
      <w:moveFromRangeStart w:id="453" w:author="Marcel Gietzmann-Sanders" w:date="2026-02-05T10:41:00Z" w:name="move221180482"/>
      <w:moveFrom w:id="454" w:author="Marcel Gietzmann-Sanders" w:date="2026-02-05T10:41:00Z" w16du:dateUtc="2026-02-05T15:41:00Z">
        <w:r w:rsidRPr="00AC7417" w:rsidDel="009B78C6">
          <w:rPr>
            <w:rFonts w:ascii="Georgia" w:hAnsi="Georgia" w:cs="Times New Roman"/>
            <w:sz w:val="22"/>
            <w:szCs w:val="22"/>
          </w:rPr>
          <w:t>Adams CF, Foy RJ, Kelley JJ, Coyle KO. Seasonal changes in the diel vertical migration of walleye pollock (</w:t>
        </w:r>
        <w:r w:rsidRPr="00C255BC" w:rsidDel="009B78C6">
          <w:rPr>
            <w:rFonts w:ascii="Georgia" w:hAnsi="Georgia" w:cs="Times New Roman"/>
            <w:i/>
            <w:iCs/>
            <w:sz w:val="22"/>
            <w:szCs w:val="22"/>
            <w:rPrChange w:id="455" w:author="Marcel Gietzmann-Sanders" w:date="2026-02-05T08:18:00Z" w16du:dateUtc="2026-02-05T13:18:00Z">
              <w:rPr>
                <w:rFonts w:ascii="Georgia" w:hAnsi="Georgia" w:cs="Times New Roman"/>
                <w:sz w:val="22"/>
                <w:szCs w:val="22"/>
              </w:rPr>
            </w:rPrChange>
          </w:rPr>
          <w:t>Theragra chalcogramma</w:t>
        </w:r>
        <w:r w:rsidRPr="00AC7417" w:rsidDel="009B78C6">
          <w:rPr>
            <w:rFonts w:ascii="Georgia" w:hAnsi="Georgia" w:cs="Times New Roman"/>
            <w:sz w:val="22"/>
            <w:szCs w:val="22"/>
          </w:rPr>
          <w:t>) in the northern Gulf of Alaska. Environ Biol Fish. 2009 Oct;86(2):297–305.</w:t>
        </w:r>
      </w:moveFrom>
    </w:p>
    <w:p w14:paraId="608D433D" w14:textId="40DE51C4" w:rsidR="005324C7" w:rsidRPr="00AC7417" w:rsidDel="004422D3" w:rsidRDefault="005324C7" w:rsidP="003069E2">
      <w:pPr>
        <w:pStyle w:val="ListParagraph"/>
        <w:numPr>
          <w:ilvl w:val="0"/>
          <w:numId w:val="1"/>
        </w:numPr>
        <w:spacing w:line="480" w:lineRule="auto"/>
        <w:rPr>
          <w:moveFrom w:id="456" w:author="Marcel Gietzmann-Sanders" w:date="2026-02-05T10:46:00Z" w16du:dateUtc="2026-02-05T15:46:00Z"/>
          <w:rFonts w:ascii="Georgia" w:hAnsi="Georgia" w:cs="Times New Roman"/>
          <w:sz w:val="22"/>
          <w:szCs w:val="22"/>
        </w:rPr>
      </w:pPr>
      <w:moveFromRangeStart w:id="457" w:author="Marcel Gietzmann-Sanders" w:date="2026-02-05T10:46:00Z" w:name="move221180826"/>
      <w:moveFromRangeEnd w:id="453"/>
      <w:moveFrom w:id="458" w:author="Marcel Gietzmann-Sanders" w:date="2026-02-05T10:46:00Z" w16du:dateUtc="2026-02-05T15:46:00Z">
        <w:r w:rsidRPr="00AC7417" w:rsidDel="004422D3">
          <w:rPr>
            <w:rFonts w:ascii="Georgia" w:hAnsi="Georgia" w:cs="Times New Roman"/>
            <w:sz w:val="22"/>
            <w:szCs w:val="22"/>
          </w:rPr>
          <w:t>Arostegui MC, Essington TE, Quinn TP. Interpreting vertical movement behavior with holistic examination of depth distribution: a novel method reveals cryptic diel activity patterns of Chinook salmon in the Salish Sea. Anim Biotelemetry. 2017 Dec;5(1):2.</w:t>
        </w:r>
      </w:moveFrom>
    </w:p>
    <w:moveFromRangeEnd w:id="457"/>
    <w:p w14:paraId="79DAE4CF" w14:textId="77777777" w:rsidR="005324C7" w:rsidRDefault="005324C7" w:rsidP="003069E2">
      <w:pPr>
        <w:pStyle w:val="ListParagraph"/>
        <w:numPr>
          <w:ilvl w:val="0"/>
          <w:numId w:val="1"/>
        </w:numPr>
        <w:spacing w:line="480" w:lineRule="auto"/>
        <w:rPr>
          <w:ins w:id="459" w:author="Marcel Gietzmann-Sanders" w:date="2026-02-05T07:33:00Z" w16du:dateUtc="2026-02-05T12:33:00Z"/>
          <w:rFonts w:ascii="Georgia" w:hAnsi="Georgia" w:cs="Times New Roman"/>
          <w:sz w:val="22"/>
          <w:szCs w:val="22"/>
        </w:rPr>
      </w:pPr>
      <w:r w:rsidRPr="00AC7417">
        <w:rPr>
          <w:rFonts w:ascii="Georgia" w:hAnsi="Georgia" w:cs="Times New Roman"/>
          <w:sz w:val="22"/>
          <w:szCs w:val="22"/>
        </w:rPr>
        <w:t xml:space="preserve">Bergstedt RA, Argyle RL, Taylor WW, Krueger CC. Seasonal and Diel </w:t>
      </w:r>
      <w:proofErr w:type="spellStart"/>
      <w:r w:rsidRPr="00AC7417">
        <w:rPr>
          <w:rFonts w:ascii="Georgia" w:hAnsi="Georgia" w:cs="Times New Roman"/>
          <w:sz w:val="22"/>
          <w:szCs w:val="22"/>
        </w:rPr>
        <w:t>Bathythermal</w:t>
      </w:r>
      <w:proofErr w:type="spellEnd"/>
      <w:r w:rsidRPr="00AC7417">
        <w:rPr>
          <w:rFonts w:ascii="Georgia" w:hAnsi="Georgia" w:cs="Times New Roman"/>
          <w:sz w:val="22"/>
          <w:szCs w:val="22"/>
        </w:rPr>
        <w:t xml:space="preserve"> Distributions of Lake Whitefish in Lake Huron: Potential Implications for Lake Trout Bycatch in Commercial Fisheries. North American Journal of Fisheries Management. 2016 Aug 1;36(4):705–19.</w:t>
      </w:r>
    </w:p>
    <w:p w14:paraId="39F758F7" w14:textId="79E12D23" w:rsidR="00787A89" w:rsidRPr="00467463" w:rsidRDefault="00787A89" w:rsidP="003069E2">
      <w:pPr>
        <w:pStyle w:val="ListParagraph"/>
        <w:numPr>
          <w:ilvl w:val="0"/>
          <w:numId w:val="1"/>
        </w:numPr>
        <w:spacing w:line="480" w:lineRule="auto"/>
        <w:rPr>
          <w:rFonts w:ascii="Georgia" w:hAnsi="Georgia" w:cs="Times New Roman"/>
          <w:sz w:val="22"/>
          <w:szCs w:val="22"/>
        </w:rPr>
      </w:pPr>
      <w:ins w:id="460" w:author="Marcel Gietzmann-Sanders" w:date="2026-02-05T07:33:00Z" w16du:dateUtc="2026-02-05T12:33:00Z">
        <w:r w:rsidRPr="00467463">
          <w:rPr>
            <w:rFonts w:ascii="Georgia" w:hAnsi="Georgia"/>
            <w:sz w:val="22"/>
            <w:szCs w:val="22"/>
            <w:rPrChange w:id="461" w:author="Marcel Gietzmann-Sanders" w:date="2026-02-05T09:47:00Z" w16du:dateUtc="2026-02-05T14:47:00Z">
              <w:rPr/>
            </w:rPrChange>
          </w:rPr>
          <w:t xml:space="preserve">Brodsky I. H3: Uber's hexagonal hierarchical spatial index [Internet]. San Francisco (CA): Uber Technologies Inc.; 2018 Jun 27 [cited 2026 Feb 5]. Available from: </w:t>
        </w:r>
        <w:r w:rsidRPr="00467463">
          <w:rPr>
            <w:rFonts w:ascii="Georgia" w:hAnsi="Georgia"/>
            <w:sz w:val="22"/>
            <w:szCs w:val="22"/>
            <w:rPrChange w:id="462" w:author="Marcel Gietzmann-Sanders" w:date="2026-02-05T09:47:00Z" w16du:dateUtc="2026-02-05T14:47:00Z">
              <w:rPr/>
            </w:rPrChange>
          </w:rPr>
          <w:fldChar w:fldCharType="begin"/>
        </w:r>
        <w:r w:rsidRPr="00467463">
          <w:rPr>
            <w:rFonts w:ascii="Georgia" w:hAnsi="Georgia"/>
            <w:sz w:val="22"/>
            <w:szCs w:val="22"/>
            <w:rPrChange w:id="463" w:author="Marcel Gietzmann-Sanders" w:date="2026-02-05T09:47:00Z" w16du:dateUtc="2026-02-05T14:47:00Z">
              <w:rPr/>
            </w:rPrChange>
          </w:rPr>
          <w:instrText>HYPERLINK "https://www.uber.com/en-NZ/blog/h3/"</w:instrText>
        </w:r>
        <w:r w:rsidRPr="00467463">
          <w:rPr>
            <w:rFonts w:ascii="Georgia" w:hAnsi="Georgia"/>
            <w:sz w:val="22"/>
            <w:szCs w:val="22"/>
            <w:rPrChange w:id="464" w:author="Marcel Gietzmann-Sanders" w:date="2026-02-05T09:47:00Z" w16du:dateUtc="2026-02-05T14:47:00Z">
              <w:rPr/>
            </w:rPrChange>
          </w:rPr>
        </w:r>
        <w:r w:rsidRPr="00467463">
          <w:rPr>
            <w:rFonts w:ascii="Georgia" w:hAnsi="Georgia"/>
            <w:sz w:val="22"/>
            <w:szCs w:val="22"/>
            <w:rPrChange w:id="465" w:author="Marcel Gietzmann-Sanders" w:date="2026-02-05T09:47:00Z" w16du:dateUtc="2026-02-05T14:47:00Z">
              <w:rPr/>
            </w:rPrChange>
          </w:rPr>
          <w:fldChar w:fldCharType="separate"/>
        </w:r>
        <w:r w:rsidRPr="00467463">
          <w:rPr>
            <w:rStyle w:val="Hyperlink"/>
            <w:rFonts w:ascii="Georgia" w:hAnsi="Georgia"/>
            <w:sz w:val="22"/>
            <w:szCs w:val="22"/>
            <w:rPrChange w:id="466" w:author="Marcel Gietzmann-Sanders" w:date="2026-02-05T09:47:00Z" w16du:dateUtc="2026-02-05T14:47:00Z">
              <w:rPr>
                <w:rStyle w:val="Hyperlink"/>
              </w:rPr>
            </w:rPrChange>
          </w:rPr>
          <w:t>https://www.uber.com/en-NZ/blog/h3/</w:t>
        </w:r>
        <w:r w:rsidRPr="00467463">
          <w:rPr>
            <w:rFonts w:ascii="Georgia" w:hAnsi="Georgia"/>
            <w:sz w:val="22"/>
            <w:szCs w:val="22"/>
            <w:rPrChange w:id="467" w:author="Marcel Gietzmann-Sanders" w:date="2026-02-05T09:47:00Z" w16du:dateUtc="2026-02-05T14:47:00Z">
              <w:rPr/>
            </w:rPrChange>
          </w:rPr>
          <w:fldChar w:fldCharType="end"/>
        </w:r>
      </w:ins>
    </w:p>
    <w:p w14:paraId="7D978AE4" w14:textId="39157B2F" w:rsidR="005324C7" w:rsidRPr="00467463" w:rsidDel="00467463" w:rsidRDefault="00467463" w:rsidP="003069E2">
      <w:pPr>
        <w:pStyle w:val="ListParagraph"/>
        <w:numPr>
          <w:ilvl w:val="0"/>
          <w:numId w:val="1"/>
        </w:numPr>
        <w:spacing w:line="480" w:lineRule="auto"/>
        <w:rPr>
          <w:del w:id="468" w:author="Marcel Gietzmann-Sanders" w:date="2026-02-05T09:37:00Z" w16du:dateUtc="2026-02-05T14:37:00Z"/>
          <w:rFonts w:ascii="Georgia" w:hAnsi="Georgia" w:cs="Times New Roman"/>
          <w:sz w:val="22"/>
          <w:szCs w:val="22"/>
          <w:rPrChange w:id="469" w:author="Marcel Gietzmann-Sanders" w:date="2026-02-05T09:47:00Z" w16du:dateUtc="2026-02-05T14:47:00Z">
            <w:rPr>
              <w:del w:id="470" w:author="Marcel Gietzmann-Sanders" w:date="2026-02-05T09:37:00Z" w16du:dateUtc="2026-02-05T14:37:00Z"/>
            </w:rPr>
          </w:rPrChange>
        </w:rPr>
      </w:pPr>
      <w:proofErr w:type="spellStart"/>
      <w:ins w:id="471" w:author="Marcel Gietzmann-Sanders" w:date="2026-02-05T09:37:00Z" w16du:dateUtc="2026-02-05T14:37:00Z">
        <w:r w:rsidRPr="00467463">
          <w:rPr>
            <w:rFonts w:ascii="Georgia" w:hAnsi="Georgia"/>
            <w:sz w:val="22"/>
            <w:szCs w:val="22"/>
            <w:lang w:val="de-DE"/>
            <w:rPrChange w:id="472" w:author="Marcel Gietzmann-Sanders" w:date="2026-02-05T09:47:00Z" w16du:dateUtc="2026-02-05T14:47:00Z">
              <w:rPr/>
            </w:rPrChange>
          </w:rPr>
          <w:t>Chollet</w:t>
        </w:r>
        <w:proofErr w:type="spellEnd"/>
        <w:r w:rsidRPr="00467463">
          <w:rPr>
            <w:rFonts w:ascii="Georgia" w:hAnsi="Georgia"/>
            <w:sz w:val="22"/>
            <w:szCs w:val="22"/>
            <w:lang w:val="de-DE"/>
            <w:rPrChange w:id="473" w:author="Marcel Gietzmann-Sanders" w:date="2026-02-05T09:47:00Z" w16du:dateUtc="2026-02-05T14:47:00Z">
              <w:rPr/>
            </w:rPrChange>
          </w:rPr>
          <w:t xml:space="preserve"> F, et al. Keras [Internet]. Version </w:t>
        </w:r>
        <w:r w:rsidRPr="00467463">
          <w:rPr>
            <w:rFonts w:ascii="Georgia" w:hAnsi="Georgia"/>
            <w:sz w:val="22"/>
            <w:szCs w:val="22"/>
            <w:lang w:val="de-DE"/>
            <w:rPrChange w:id="474" w:author="Marcel Gietzmann-Sanders" w:date="2026-02-05T09:47:00Z" w16du:dateUtc="2026-02-05T14:47:00Z">
              <w:rPr>
                <w:lang w:val="de-DE"/>
              </w:rPr>
            </w:rPrChange>
          </w:rPr>
          <w:t>3</w:t>
        </w:r>
        <w:r w:rsidRPr="00467463">
          <w:rPr>
            <w:rFonts w:ascii="Georgia" w:hAnsi="Georgia"/>
            <w:sz w:val="22"/>
            <w:szCs w:val="22"/>
            <w:lang w:val="de-DE"/>
            <w:rPrChange w:id="475" w:author="Marcel Gietzmann-Sanders" w:date="2026-02-05T09:47:00Z" w16du:dateUtc="2026-02-05T14:47:00Z">
              <w:rPr/>
            </w:rPrChange>
          </w:rPr>
          <w:t>.</w:t>
        </w:r>
        <w:r w:rsidRPr="00467463">
          <w:rPr>
            <w:rFonts w:ascii="Georgia" w:hAnsi="Georgia"/>
            <w:sz w:val="22"/>
            <w:szCs w:val="22"/>
            <w:lang w:val="de-DE"/>
            <w:rPrChange w:id="476" w:author="Marcel Gietzmann-Sanders" w:date="2026-02-05T09:47:00Z" w16du:dateUtc="2026-02-05T14:47:00Z">
              <w:rPr>
                <w:lang w:val="de-DE"/>
              </w:rPr>
            </w:rPrChange>
          </w:rPr>
          <w:t>6</w:t>
        </w:r>
        <w:r w:rsidRPr="00467463">
          <w:rPr>
            <w:rFonts w:ascii="Georgia" w:hAnsi="Georgia"/>
            <w:sz w:val="22"/>
            <w:szCs w:val="22"/>
            <w:lang w:val="de-DE"/>
            <w:rPrChange w:id="477" w:author="Marcel Gietzmann-Sanders" w:date="2026-02-05T09:47:00Z" w16du:dateUtc="2026-02-05T14:47:00Z">
              <w:rPr/>
            </w:rPrChange>
          </w:rPr>
          <w:t>.</w:t>
        </w:r>
      </w:ins>
      <w:ins w:id="478" w:author="Marcel Gietzmann-Sanders" w:date="2026-02-05T09:38:00Z" w16du:dateUtc="2026-02-05T14:38:00Z">
        <w:r w:rsidRPr="00467463">
          <w:rPr>
            <w:rFonts w:ascii="Georgia" w:hAnsi="Georgia"/>
            <w:sz w:val="22"/>
            <w:szCs w:val="22"/>
            <w:lang w:val="de-DE"/>
            <w:rPrChange w:id="479" w:author="Marcel Gietzmann-Sanders" w:date="2026-02-05T09:47:00Z" w16du:dateUtc="2026-02-05T14:47:00Z">
              <w:rPr>
                <w:lang w:val="de-DE"/>
              </w:rPr>
            </w:rPrChange>
          </w:rPr>
          <w:t>0</w:t>
        </w:r>
      </w:ins>
      <w:ins w:id="480" w:author="Marcel Gietzmann-Sanders" w:date="2026-02-05T09:37:00Z" w16du:dateUtc="2026-02-05T14:37:00Z">
        <w:r w:rsidRPr="00467463">
          <w:rPr>
            <w:rFonts w:ascii="Georgia" w:hAnsi="Georgia"/>
            <w:sz w:val="22"/>
            <w:szCs w:val="22"/>
            <w:rPrChange w:id="481" w:author="Marcel Gietzmann-Sanders" w:date="2026-02-05T09:47:00Z" w16du:dateUtc="2026-02-05T14:47:00Z">
              <w:rPr/>
            </w:rPrChange>
          </w:rPr>
          <w:t>; 2015 [cited 2026 Feb 5]. Available from: https://keras.io</w:t>
        </w:r>
      </w:ins>
      <w:del w:id="482" w:author="Marcel Gietzmann-Sanders" w:date="2026-02-05T09:37:00Z" w16du:dateUtc="2026-02-05T14:37:00Z">
        <w:r w:rsidR="005324C7" w:rsidRPr="00467463" w:rsidDel="00467463">
          <w:rPr>
            <w:rFonts w:ascii="Georgia" w:hAnsi="Georgia" w:cs="Times New Roman"/>
            <w:sz w:val="22"/>
            <w:szCs w:val="22"/>
          </w:rPr>
          <w:delText>Chollet F</w:delText>
        </w:r>
        <w:r w:rsidR="00E317D8" w:rsidRPr="00467463" w:rsidDel="00467463">
          <w:rPr>
            <w:rFonts w:ascii="Georgia" w:hAnsi="Georgia" w:cs="Times New Roman"/>
            <w:sz w:val="22"/>
            <w:szCs w:val="22"/>
          </w:rPr>
          <w:delText>.</w:delText>
        </w:r>
        <w:r w:rsidR="005324C7" w:rsidRPr="00467463" w:rsidDel="00467463">
          <w:rPr>
            <w:rFonts w:ascii="Georgia" w:hAnsi="Georgia" w:cs="Times New Roman"/>
            <w:sz w:val="22"/>
            <w:szCs w:val="22"/>
          </w:rPr>
          <w:delText xml:space="preserve"> and others. Keras. 2015. </w:delText>
        </w:r>
        <w:r w:rsidR="005B1620" w:rsidRPr="00467463" w:rsidDel="00467463">
          <w:rPr>
            <w:rFonts w:ascii="Georgia" w:hAnsi="Georgia"/>
            <w:sz w:val="22"/>
            <w:szCs w:val="22"/>
            <w:rPrChange w:id="483" w:author="Marcel Gietzmann-Sanders" w:date="2026-02-05T09:47:00Z" w16du:dateUtc="2026-02-05T14:47:00Z">
              <w:rPr/>
            </w:rPrChange>
          </w:rPr>
          <w:fldChar w:fldCharType="begin"/>
        </w:r>
        <w:r w:rsidR="005B1620" w:rsidRPr="00467463" w:rsidDel="00467463">
          <w:rPr>
            <w:rFonts w:ascii="Georgia" w:hAnsi="Georgia"/>
            <w:sz w:val="22"/>
            <w:szCs w:val="22"/>
            <w:rPrChange w:id="484" w:author="Marcel Gietzmann-Sanders" w:date="2026-02-05T09:47:00Z" w16du:dateUtc="2026-02-05T14:47:00Z">
              <w:rPr/>
            </w:rPrChange>
          </w:rPr>
          <w:delInstrText>HYPERLINK "https://keras.io"</w:delInstrText>
        </w:r>
        <w:r w:rsidR="005B1620" w:rsidRPr="00467463" w:rsidDel="00467463">
          <w:rPr>
            <w:rFonts w:ascii="Georgia" w:hAnsi="Georgia"/>
            <w:sz w:val="22"/>
            <w:szCs w:val="22"/>
            <w:rPrChange w:id="485" w:author="Marcel Gietzmann-Sanders" w:date="2026-02-05T09:47:00Z" w16du:dateUtc="2026-02-05T14:47:00Z">
              <w:rPr/>
            </w:rPrChange>
          </w:rPr>
        </w:r>
        <w:r w:rsidR="005B1620" w:rsidRPr="00467463" w:rsidDel="00467463">
          <w:rPr>
            <w:rFonts w:ascii="Georgia" w:hAnsi="Georgia"/>
            <w:sz w:val="22"/>
            <w:szCs w:val="22"/>
            <w:rPrChange w:id="486" w:author="Marcel Gietzmann-Sanders" w:date="2026-02-05T09:47:00Z" w16du:dateUtc="2026-02-05T14:47:00Z">
              <w:rPr/>
            </w:rPrChange>
          </w:rPr>
          <w:fldChar w:fldCharType="separate"/>
        </w:r>
        <w:r w:rsidR="005B1620" w:rsidRPr="00467463" w:rsidDel="00467463">
          <w:rPr>
            <w:rStyle w:val="Hyperlink"/>
            <w:rFonts w:ascii="Georgia" w:hAnsi="Georgia" w:cs="Times New Roman"/>
            <w:sz w:val="22"/>
            <w:szCs w:val="22"/>
          </w:rPr>
          <w:delText>https://keras.io</w:delText>
        </w:r>
        <w:r w:rsidR="005B1620" w:rsidRPr="00467463" w:rsidDel="00467463">
          <w:rPr>
            <w:rFonts w:ascii="Georgia" w:hAnsi="Georgia"/>
            <w:sz w:val="22"/>
            <w:szCs w:val="22"/>
            <w:rPrChange w:id="487" w:author="Marcel Gietzmann-Sanders" w:date="2026-02-05T09:47:00Z" w16du:dateUtc="2026-02-05T14:47:00Z">
              <w:rPr/>
            </w:rPrChange>
          </w:rPr>
          <w:fldChar w:fldCharType="end"/>
        </w:r>
      </w:del>
    </w:p>
    <w:p w14:paraId="3650A3FB" w14:textId="77777777" w:rsidR="00467463" w:rsidRPr="00467463" w:rsidRDefault="00467463" w:rsidP="003069E2">
      <w:pPr>
        <w:pStyle w:val="ListParagraph"/>
        <w:numPr>
          <w:ilvl w:val="0"/>
          <w:numId w:val="1"/>
        </w:numPr>
        <w:spacing w:line="480" w:lineRule="auto"/>
        <w:rPr>
          <w:ins w:id="488" w:author="Marcel Gietzmann-Sanders" w:date="2026-02-05T09:38:00Z" w16du:dateUtc="2026-02-05T14:38:00Z"/>
          <w:rFonts w:ascii="Georgia" w:hAnsi="Georgia" w:cs="Times New Roman"/>
          <w:sz w:val="22"/>
          <w:szCs w:val="22"/>
        </w:rPr>
      </w:pPr>
    </w:p>
    <w:p w14:paraId="11DC5B7E" w14:textId="6E056905" w:rsidR="005B1620" w:rsidRPr="00467463" w:rsidDel="00467463" w:rsidRDefault="00467463" w:rsidP="003069E2">
      <w:pPr>
        <w:pStyle w:val="ListParagraph"/>
        <w:numPr>
          <w:ilvl w:val="0"/>
          <w:numId w:val="1"/>
        </w:numPr>
        <w:spacing w:line="480" w:lineRule="auto"/>
        <w:rPr>
          <w:del w:id="489" w:author="Marcel Gietzmann-Sanders" w:date="2026-02-05T09:39:00Z" w16du:dateUtc="2026-02-05T14:39:00Z"/>
          <w:rFonts w:ascii="Georgia" w:hAnsi="Georgia" w:cs="Times New Roman"/>
          <w:sz w:val="22"/>
          <w:szCs w:val="22"/>
          <w:rPrChange w:id="490" w:author="Marcel Gietzmann-Sanders" w:date="2026-02-05T09:47:00Z" w16du:dateUtc="2026-02-05T14:47:00Z">
            <w:rPr>
              <w:del w:id="491" w:author="Marcel Gietzmann-Sanders" w:date="2026-02-05T09:39:00Z" w16du:dateUtc="2026-02-05T14:39:00Z"/>
            </w:rPr>
          </w:rPrChange>
        </w:rPr>
      </w:pPr>
      <w:ins w:id="492" w:author="Marcel Gietzmann-Sanders" w:date="2026-02-05T09:39:00Z" w16du:dateUtc="2026-02-05T14:39:00Z">
        <w:r w:rsidRPr="00467463">
          <w:rPr>
            <w:rFonts w:ascii="Georgia" w:hAnsi="Georgia"/>
            <w:sz w:val="22"/>
            <w:szCs w:val="22"/>
            <w:rPrChange w:id="493" w:author="Marcel Gietzmann-Sanders" w:date="2026-02-05T09:47:00Z" w16du:dateUtc="2026-02-05T14:47:00Z">
              <w:rPr/>
            </w:rPrChange>
          </w:rPr>
          <w:t>Copernicus Marine Service. Global Ocean Biogeochemistry Hindcast [Internet]. 2024 [cited 2026 Feb 5]. Available from: https://doi.org/10.48670/moi-00019</w:t>
        </w:r>
      </w:ins>
      <w:del w:id="494" w:author="Marcel Gietzmann-Sanders" w:date="2026-02-05T09:39:00Z" w16du:dateUtc="2026-02-05T14:39:00Z">
        <w:r w:rsidR="005B1620" w:rsidRPr="00467463" w:rsidDel="00467463">
          <w:rPr>
            <w:rFonts w:ascii="Georgia" w:hAnsi="Georgia" w:cs="Times New Roman"/>
            <w:sz w:val="22"/>
            <w:szCs w:val="22"/>
          </w:rPr>
          <w:delText>Copernicus Marine Service. Global Ocean Biogeochemistry Hindcast.</w:delText>
        </w:r>
        <w:r w:rsidR="00567A15" w:rsidRPr="00467463" w:rsidDel="00467463">
          <w:rPr>
            <w:rFonts w:ascii="Georgia" w:hAnsi="Georgia" w:cs="Times New Roman"/>
            <w:sz w:val="22"/>
            <w:szCs w:val="22"/>
          </w:rPr>
          <w:delText xml:space="preserve"> 2024.</w:delText>
        </w:r>
        <w:r w:rsidR="005B1620" w:rsidRPr="00467463" w:rsidDel="00467463">
          <w:rPr>
            <w:rFonts w:ascii="Georgia" w:hAnsi="Georgia" w:cs="Times New Roman"/>
            <w:sz w:val="22"/>
            <w:szCs w:val="22"/>
          </w:rPr>
          <w:delText xml:space="preserve"> </w:delText>
        </w:r>
        <w:r w:rsidR="005B1620" w:rsidRPr="00467463" w:rsidDel="00467463">
          <w:rPr>
            <w:rFonts w:ascii="Georgia" w:hAnsi="Georgia"/>
            <w:sz w:val="22"/>
            <w:szCs w:val="22"/>
          </w:rPr>
          <w:delText>10.48670/moi-00019</w:delText>
        </w:r>
      </w:del>
    </w:p>
    <w:p w14:paraId="73BF4F91" w14:textId="77777777" w:rsidR="00467463" w:rsidRPr="00467463" w:rsidRDefault="00467463" w:rsidP="003069E2">
      <w:pPr>
        <w:pStyle w:val="ListParagraph"/>
        <w:numPr>
          <w:ilvl w:val="0"/>
          <w:numId w:val="1"/>
        </w:numPr>
        <w:spacing w:line="480" w:lineRule="auto"/>
        <w:rPr>
          <w:ins w:id="495" w:author="Marcel Gietzmann-Sanders" w:date="2026-02-05T09:39:00Z" w16du:dateUtc="2026-02-05T14:39:00Z"/>
          <w:rFonts w:ascii="Georgia" w:hAnsi="Georgia" w:cs="Times New Roman"/>
          <w:sz w:val="22"/>
          <w:szCs w:val="22"/>
        </w:rPr>
      </w:pPr>
    </w:p>
    <w:p w14:paraId="745D32E1" w14:textId="7052BD47" w:rsidR="005B1620" w:rsidRPr="00467463" w:rsidDel="00467463" w:rsidRDefault="00467463" w:rsidP="003069E2">
      <w:pPr>
        <w:pStyle w:val="ListParagraph"/>
        <w:numPr>
          <w:ilvl w:val="0"/>
          <w:numId w:val="1"/>
        </w:numPr>
        <w:spacing w:line="480" w:lineRule="auto"/>
        <w:rPr>
          <w:del w:id="496" w:author="Marcel Gietzmann-Sanders" w:date="2026-02-05T09:39:00Z" w16du:dateUtc="2026-02-05T14:39:00Z"/>
          <w:rFonts w:ascii="Georgia" w:hAnsi="Georgia" w:cs="Times New Roman"/>
          <w:sz w:val="22"/>
          <w:szCs w:val="22"/>
          <w:rPrChange w:id="497" w:author="Marcel Gietzmann-Sanders" w:date="2026-02-05T09:47:00Z" w16du:dateUtc="2026-02-05T14:47:00Z">
            <w:rPr>
              <w:del w:id="498" w:author="Marcel Gietzmann-Sanders" w:date="2026-02-05T09:39:00Z" w16du:dateUtc="2026-02-05T14:39:00Z"/>
            </w:rPr>
          </w:rPrChange>
        </w:rPr>
      </w:pPr>
      <w:ins w:id="499" w:author="Marcel Gietzmann-Sanders" w:date="2026-02-05T09:39:00Z" w16du:dateUtc="2026-02-05T14:39:00Z">
        <w:r w:rsidRPr="00467463">
          <w:rPr>
            <w:rFonts w:ascii="Georgia" w:hAnsi="Georgia"/>
            <w:sz w:val="22"/>
            <w:szCs w:val="22"/>
            <w:rPrChange w:id="500" w:author="Marcel Gietzmann-Sanders" w:date="2026-02-05T09:47:00Z" w16du:dateUtc="2026-02-05T14:47:00Z">
              <w:rPr/>
            </w:rPrChange>
          </w:rPr>
          <w:t>Copernicus Marine Service. Global Ocean Physics Reanalysis [Internet]. 2024 [cited 2026 Feb 5]. Available from: https://doi.org/10.48670/moi-00021</w:t>
        </w:r>
      </w:ins>
      <w:del w:id="501" w:author="Marcel Gietzmann-Sanders" w:date="2026-02-05T09:39:00Z" w16du:dateUtc="2026-02-05T14:39:00Z">
        <w:r w:rsidR="005B1620" w:rsidRPr="00467463" w:rsidDel="00467463">
          <w:rPr>
            <w:rFonts w:ascii="Georgia" w:hAnsi="Georgia" w:cs="Times New Roman"/>
            <w:sz w:val="22"/>
            <w:szCs w:val="22"/>
          </w:rPr>
          <w:delText xml:space="preserve">Copernicus Marine Service. Global Ocean Physics Reanalysis. </w:delText>
        </w:r>
        <w:r w:rsidR="00567A15" w:rsidRPr="00467463" w:rsidDel="00467463">
          <w:rPr>
            <w:rFonts w:ascii="Georgia" w:hAnsi="Georgia" w:cs="Times New Roman"/>
            <w:sz w:val="22"/>
            <w:szCs w:val="22"/>
          </w:rPr>
          <w:delText xml:space="preserve">2024. </w:delText>
        </w:r>
        <w:r w:rsidR="005B1620" w:rsidRPr="00467463" w:rsidDel="00467463">
          <w:rPr>
            <w:rFonts w:ascii="Georgia" w:hAnsi="Georgia"/>
            <w:sz w:val="22"/>
            <w:szCs w:val="22"/>
          </w:rPr>
          <w:delText>10.48670/moi-00021</w:delText>
        </w:r>
      </w:del>
    </w:p>
    <w:p w14:paraId="7187C0B2" w14:textId="77777777" w:rsidR="00467463" w:rsidRPr="00AC7417" w:rsidRDefault="00467463" w:rsidP="003069E2">
      <w:pPr>
        <w:pStyle w:val="ListParagraph"/>
        <w:numPr>
          <w:ilvl w:val="0"/>
          <w:numId w:val="1"/>
        </w:numPr>
        <w:spacing w:line="480" w:lineRule="auto"/>
        <w:rPr>
          <w:ins w:id="502" w:author="Marcel Gietzmann-Sanders" w:date="2026-02-05T09:39:00Z" w16du:dateUtc="2026-02-05T14:39:00Z"/>
          <w:rFonts w:ascii="Georgia" w:hAnsi="Georgia" w:cs="Times New Roman"/>
          <w:sz w:val="22"/>
          <w:szCs w:val="22"/>
        </w:rPr>
      </w:pPr>
    </w:p>
    <w:p w14:paraId="2747FF15" w14:textId="52569F2D" w:rsidR="005324C7" w:rsidRPr="00AC7417" w:rsidDel="004422D3" w:rsidRDefault="005324C7" w:rsidP="003069E2">
      <w:pPr>
        <w:pStyle w:val="ListParagraph"/>
        <w:numPr>
          <w:ilvl w:val="0"/>
          <w:numId w:val="1"/>
        </w:numPr>
        <w:spacing w:line="480" w:lineRule="auto"/>
        <w:rPr>
          <w:moveFrom w:id="503" w:author="Marcel Gietzmann-Sanders" w:date="2026-02-05T10:44:00Z" w16du:dateUtc="2026-02-05T15:44:00Z"/>
          <w:rFonts w:ascii="Georgia" w:hAnsi="Georgia" w:cs="Times New Roman"/>
          <w:sz w:val="22"/>
          <w:szCs w:val="22"/>
        </w:rPr>
      </w:pPr>
      <w:moveFromRangeStart w:id="504" w:author="Marcel Gietzmann-Sanders" w:date="2026-02-05T10:44:00Z" w:name="move221180701"/>
      <w:moveFrom w:id="505" w:author="Marcel Gietzmann-Sanders" w:date="2026-02-05T10:44:00Z" w16du:dateUtc="2026-02-05T15:44:00Z">
        <w:r w:rsidRPr="00AC7417" w:rsidDel="004422D3">
          <w:rPr>
            <w:rFonts w:ascii="Georgia" w:hAnsi="Georgia" w:cs="Times New Roman"/>
            <w:sz w:val="22"/>
            <w:szCs w:val="22"/>
          </w:rPr>
          <w:t xml:space="preserve">Courtney MB, Evans MD, Strøm JF, Rikardsen AH, Seitz AC. Behavior and thermal environment of Chinook salmon </w:t>
        </w:r>
        <w:r w:rsidRPr="00C255BC" w:rsidDel="004422D3">
          <w:rPr>
            <w:rFonts w:ascii="Georgia" w:hAnsi="Georgia" w:cs="Times New Roman"/>
            <w:i/>
            <w:iCs/>
            <w:sz w:val="22"/>
            <w:szCs w:val="22"/>
            <w:rPrChange w:id="506" w:author="Marcel Gietzmann-Sanders" w:date="2026-02-05T08:18:00Z" w16du:dateUtc="2026-02-05T13:18:00Z">
              <w:rPr>
                <w:rFonts w:ascii="Georgia" w:hAnsi="Georgia" w:cs="Times New Roman"/>
                <w:sz w:val="22"/>
                <w:szCs w:val="22"/>
              </w:rPr>
            </w:rPrChange>
          </w:rPr>
          <w:t>Oncorhynchus tshawytscha</w:t>
        </w:r>
        <w:r w:rsidRPr="00AC7417" w:rsidDel="004422D3">
          <w:rPr>
            <w:rFonts w:ascii="Georgia" w:hAnsi="Georgia" w:cs="Times New Roman"/>
            <w:sz w:val="22"/>
            <w:szCs w:val="22"/>
          </w:rPr>
          <w:t xml:space="preserve"> in the North Pacific Ocean, elucidated from pop-up satellite archival tags. Environ Biol Fish. 2019 Aug;102(8):1039–55.</w:t>
        </w:r>
      </w:moveFrom>
    </w:p>
    <w:p w14:paraId="77A5E699" w14:textId="00DF0CA7" w:rsidR="005324C7" w:rsidRPr="00AC7417" w:rsidDel="004422D3" w:rsidRDefault="005324C7" w:rsidP="003069E2">
      <w:pPr>
        <w:pStyle w:val="ListParagraph"/>
        <w:numPr>
          <w:ilvl w:val="0"/>
          <w:numId w:val="1"/>
        </w:numPr>
        <w:spacing w:line="480" w:lineRule="auto"/>
        <w:rPr>
          <w:moveFrom w:id="507" w:author="Marcel Gietzmann-Sanders" w:date="2026-02-05T10:44:00Z" w16du:dateUtc="2026-02-05T15:44:00Z"/>
          <w:rFonts w:ascii="Georgia" w:hAnsi="Georgia" w:cs="Times New Roman"/>
          <w:sz w:val="22"/>
          <w:szCs w:val="22"/>
        </w:rPr>
      </w:pPr>
      <w:moveFrom w:id="508" w:author="Marcel Gietzmann-Sanders" w:date="2026-02-05T10:44:00Z" w16du:dateUtc="2026-02-05T15:44:00Z">
        <w:r w:rsidRPr="00AC7417" w:rsidDel="004422D3">
          <w:rPr>
            <w:rFonts w:ascii="Georgia" w:hAnsi="Georgia" w:cs="Times New Roman"/>
            <w:sz w:val="22"/>
            <w:szCs w:val="22"/>
          </w:rPr>
          <w:t>Courtney MB, Evans M, Shedd KR, Seitz AC. Understanding the behavior and ecology of Chinook salmon (</w:t>
        </w:r>
        <w:r w:rsidRPr="00C255BC" w:rsidDel="004422D3">
          <w:rPr>
            <w:rFonts w:ascii="Georgia" w:hAnsi="Georgia" w:cs="Times New Roman"/>
            <w:i/>
            <w:iCs/>
            <w:sz w:val="22"/>
            <w:szCs w:val="22"/>
            <w:rPrChange w:id="509" w:author="Marcel Gietzmann-Sanders" w:date="2026-02-05T08:18:00Z" w16du:dateUtc="2026-02-05T13:18:00Z">
              <w:rPr>
                <w:rFonts w:ascii="Georgia" w:hAnsi="Georgia" w:cs="Times New Roman"/>
                <w:sz w:val="22"/>
                <w:szCs w:val="22"/>
              </w:rPr>
            </w:rPrChange>
          </w:rPr>
          <w:t>Oncorhynchus tshawytscha</w:t>
        </w:r>
        <w:r w:rsidRPr="00AC7417" w:rsidDel="004422D3">
          <w:rPr>
            <w:rFonts w:ascii="Georgia" w:hAnsi="Georgia" w:cs="Times New Roman"/>
            <w:sz w:val="22"/>
            <w:szCs w:val="22"/>
          </w:rPr>
          <w:t>) on an important feeding ground in the Gulf of Alaska. Environ Biol Fish. 2021 Mar;104(3):357–73.</w:t>
        </w:r>
      </w:moveFrom>
    </w:p>
    <w:p w14:paraId="587693E7" w14:textId="7596C698" w:rsidR="005324C7" w:rsidRPr="00AC7417" w:rsidDel="009B78C6" w:rsidRDefault="005324C7" w:rsidP="003069E2">
      <w:pPr>
        <w:pStyle w:val="ListParagraph"/>
        <w:numPr>
          <w:ilvl w:val="0"/>
          <w:numId w:val="1"/>
        </w:numPr>
        <w:spacing w:line="480" w:lineRule="auto"/>
        <w:rPr>
          <w:moveFrom w:id="510" w:author="Marcel Gietzmann-Sanders" w:date="2026-02-05T10:33:00Z" w16du:dateUtc="2026-02-05T15:33:00Z"/>
          <w:rFonts w:ascii="Georgia" w:hAnsi="Georgia" w:cs="Times New Roman"/>
          <w:sz w:val="22"/>
          <w:szCs w:val="22"/>
        </w:rPr>
      </w:pPr>
      <w:moveFromRangeStart w:id="511" w:author="Marcel Gietzmann-Sanders" w:date="2026-02-05T10:33:00Z" w:name="move221180028"/>
      <w:moveFromRangeEnd w:id="504"/>
      <w:moveFrom w:id="512" w:author="Marcel Gietzmann-Sanders" w:date="2026-02-05T10:33:00Z" w16du:dateUtc="2026-02-05T15:33:00Z">
        <w:r w:rsidRPr="00AC7417" w:rsidDel="009B78C6">
          <w:rPr>
            <w:rFonts w:ascii="Georgia" w:hAnsi="Georgia" w:cs="Times New Roman"/>
            <w:sz w:val="22"/>
            <w:szCs w:val="22"/>
          </w:rPr>
          <w:t>D’agrosa C, Lennert</w:t>
        </w:r>
        <w:r w:rsidRPr="00AC7417" w:rsidDel="009B78C6">
          <w:rPr>
            <w:rFonts w:ascii="Cambria Math" w:hAnsi="Cambria Math" w:cs="Cambria Math"/>
            <w:sz w:val="22"/>
            <w:szCs w:val="22"/>
          </w:rPr>
          <w:t>‐</w:t>
        </w:r>
        <w:r w:rsidRPr="00AC7417" w:rsidDel="009B78C6">
          <w:rPr>
            <w:rFonts w:ascii="Georgia" w:hAnsi="Georgia" w:cs="Times New Roman"/>
            <w:sz w:val="22"/>
            <w:szCs w:val="22"/>
          </w:rPr>
          <w:t>Cody CE, Vidal O. Vaquita Bycatch in Mexico’s Artisanal Gillnet Fisheries: Driving a Small Population to Extinction. Conservation Biology. 2000 Aug 15;14(4):1110–9.</w:t>
        </w:r>
      </w:moveFrom>
    </w:p>
    <w:moveFromRangeEnd w:id="511"/>
    <w:p w14:paraId="0DD13E80" w14:textId="7BAAB636" w:rsidR="005324C7" w:rsidRPr="00AC7417" w:rsidDel="00865647" w:rsidRDefault="005324C7" w:rsidP="003069E2">
      <w:pPr>
        <w:pStyle w:val="ListParagraph"/>
        <w:numPr>
          <w:ilvl w:val="0"/>
          <w:numId w:val="1"/>
        </w:numPr>
        <w:spacing w:line="480" w:lineRule="auto"/>
        <w:rPr>
          <w:del w:id="513" w:author="Marcel Gietzmann-Sanders" w:date="2026-02-05T10:21:00Z" w16du:dateUtc="2026-02-05T15:21:00Z"/>
          <w:rFonts w:ascii="Georgia" w:hAnsi="Georgia" w:cs="Times New Roman"/>
          <w:sz w:val="22"/>
          <w:szCs w:val="22"/>
        </w:rPr>
      </w:pPr>
      <w:del w:id="514" w:author="Marcel Gietzmann-Sanders" w:date="2026-02-05T10:21:00Z" w16du:dateUtc="2026-02-05T15:21:00Z">
        <w:r w:rsidRPr="00AC7417" w:rsidDel="00865647">
          <w:rPr>
            <w:rFonts w:ascii="Georgia" w:hAnsi="Georgia" w:cs="Times New Roman"/>
            <w:sz w:val="22"/>
            <w:szCs w:val="22"/>
          </w:rPr>
          <w:delText>Davies RWD, Cripps SJ, Nickson A, Porter G. Defining and estimating global marine fisheries bycatch. Marine Policy. 2009 Jul</w:delText>
        </w:r>
      </w:del>
      <w:del w:id="515" w:author="Marcel Gietzmann-Sanders" w:date="2026-02-05T10:14:00Z" w16du:dateUtc="2026-02-05T15:14:00Z">
        <w:r w:rsidRPr="00AC7417" w:rsidDel="002B61DC">
          <w:rPr>
            <w:rFonts w:ascii="Georgia" w:hAnsi="Georgia" w:cs="Times New Roman"/>
            <w:sz w:val="22"/>
            <w:szCs w:val="22"/>
          </w:rPr>
          <w:delText>y</w:delText>
        </w:r>
      </w:del>
      <w:del w:id="516" w:author="Marcel Gietzmann-Sanders" w:date="2026-02-05T10:21:00Z" w16du:dateUtc="2026-02-05T15:21:00Z">
        <w:r w:rsidRPr="00AC7417" w:rsidDel="00865647">
          <w:rPr>
            <w:rFonts w:ascii="Georgia" w:hAnsi="Georgia" w:cs="Times New Roman"/>
            <w:sz w:val="22"/>
            <w:szCs w:val="22"/>
          </w:rPr>
          <w:delText>;33(4):661–72.</w:delText>
        </w:r>
      </w:del>
    </w:p>
    <w:p w14:paraId="4EC55FA3" w14:textId="706F5131" w:rsidR="00AB681D" w:rsidRPr="00AC7417" w:rsidRDefault="005324C7"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Davis ND, Myers KW, Fournier WJ. Winter Food Habits of Chinook Salmon in the Eastern Bering Sea. North Pacific Anadromous Fish Commission. 2009</w:t>
      </w:r>
      <w:ins w:id="517" w:author="Marcel Gietzmann-Sanders" w:date="2026-02-05T09:40:00Z" w16du:dateUtc="2026-02-05T14:40:00Z">
        <w:r w:rsidR="00467463">
          <w:rPr>
            <w:rFonts w:ascii="Georgia" w:hAnsi="Georgia" w:cs="Times New Roman"/>
            <w:sz w:val="22"/>
            <w:szCs w:val="22"/>
          </w:rPr>
          <w:t>;</w:t>
        </w:r>
      </w:ins>
      <w:del w:id="518" w:author="Marcel Gietzmann-Sanders" w:date="2026-02-05T10:09:00Z" w16du:dateUtc="2026-02-05T15:09:00Z">
        <w:r w:rsidRPr="00AC7417" w:rsidDel="00DF6CDD">
          <w:rPr>
            <w:rFonts w:ascii="Georgia" w:hAnsi="Georgia" w:cs="Times New Roman"/>
            <w:sz w:val="22"/>
            <w:szCs w:val="22"/>
          </w:rPr>
          <w:delText xml:space="preserve"> </w:delText>
        </w:r>
      </w:del>
      <w:r w:rsidRPr="00AC7417">
        <w:rPr>
          <w:rFonts w:ascii="Georgia" w:hAnsi="Georgia" w:cs="Times New Roman"/>
          <w:sz w:val="22"/>
          <w:szCs w:val="22"/>
        </w:rPr>
        <w:t>(5):243</w:t>
      </w:r>
      <w:ins w:id="519" w:author="Marcel Gietzmann-Sanders" w:date="2026-02-05T10:17:00Z" w16du:dateUtc="2026-02-05T15:17:00Z">
        <w:r w:rsidR="00C80CBE">
          <w:t>–</w:t>
        </w:r>
      </w:ins>
      <w:del w:id="520" w:author="Marcel Gietzmann-Sanders" w:date="2026-02-05T10:17:00Z" w16du:dateUtc="2026-02-05T15:17:00Z">
        <w:r w:rsidRPr="00AC7417" w:rsidDel="00C80CBE">
          <w:rPr>
            <w:rFonts w:ascii="Georgia" w:hAnsi="Georgia" w:cs="Times New Roman"/>
            <w:sz w:val="22"/>
            <w:szCs w:val="22"/>
          </w:rPr>
          <w:delText>-</w:delText>
        </w:r>
      </w:del>
      <w:r w:rsidRPr="00AC7417">
        <w:rPr>
          <w:rFonts w:ascii="Georgia" w:hAnsi="Georgia" w:cs="Times New Roman"/>
          <w:sz w:val="22"/>
          <w:szCs w:val="22"/>
        </w:rPr>
        <w:t>253.</w:t>
      </w:r>
    </w:p>
    <w:p w14:paraId="6B94E7AB" w14:textId="4967EA59"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De Robertis A, Wilson CD. Walleye pollock respond to trawling vessels. ICES Journal of Marine Science. 2006 Jan 1;63(3):514–22.</w:t>
      </w:r>
    </w:p>
    <w:p w14:paraId="4A8870A6" w14:textId="2B5B34B0" w:rsidR="00AB681D" w:rsidRPr="009B78C6" w:rsidDel="00DF6CDD" w:rsidRDefault="00AB681D" w:rsidP="009B78C6">
      <w:pPr>
        <w:pStyle w:val="ListParagraph"/>
        <w:numPr>
          <w:ilvl w:val="0"/>
          <w:numId w:val="1"/>
        </w:numPr>
        <w:spacing w:line="480" w:lineRule="auto"/>
        <w:rPr>
          <w:del w:id="521" w:author="Marcel Gietzmann-Sanders" w:date="2026-02-05T10:11:00Z" w16du:dateUtc="2026-02-05T15:11:00Z"/>
          <w:rFonts w:ascii="Georgia" w:hAnsi="Georgia" w:cs="Times New Roman"/>
          <w:sz w:val="22"/>
          <w:szCs w:val="22"/>
          <w:rPrChange w:id="522" w:author="Marcel Gietzmann-Sanders" w:date="2026-02-05T10:43:00Z" w16du:dateUtc="2026-02-05T15:43:00Z">
            <w:rPr>
              <w:del w:id="523" w:author="Marcel Gietzmann-Sanders" w:date="2026-02-05T10:11:00Z" w16du:dateUtc="2026-02-05T15:11:00Z"/>
              <w:rFonts w:ascii="Georgia" w:hAnsi="Georgia" w:cs="Times New Roman"/>
              <w:sz w:val="22"/>
              <w:szCs w:val="22"/>
              <w:lang w:val="de-DE"/>
            </w:rPr>
          </w:rPrChange>
        </w:rPr>
        <w:pPrChange w:id="524" w:author="Marcel Gietzmann-Sanders" w:date="2026-02-05T10:43:00Z" w16du:dateUtc="2026-02-05T15:43:00Z">
          <w:pPr>
            <w:pStyle w:val="ListParagraph"/>
            <w:numPr>
              <w:numId w:val="1"/>
            </w:numPr>
            <w:spacing w:line="480" w:lineRule="auto"/>
            <w:ind w:hanging="360"/>
          </w:pPr>
        </w:pPrChange>
      </w:pPr>
      <w:del w:id="525" w:author="Marcel Gietzmann-Sanders" w:date="2026-02-05T10:11:00Z" w16du:dateUtc="2026-02-05T15:11:00Z">
        <w:r w:rsidRPr="009B78C6" w:rsidDel="00DF6CDD">
          <w:rPr>
            <w:rFonts w:ascii="Georgia" w:hAnsi="Georgia" w:cs="Times New Roman"/>
            <w:sz w:val="22"/>
            <w:szCs w:val="22"/>
            <w:rPrChange w:id="526" w:author="Marcel Gietzmann-Sanders" w:date="2026-02-05T10:43:00Z" w16du:dateUtc="2026-02-05T15:43:00Z">
              <w:rPr>
                <w:rFonts w:ascii="Georgia" w:hAnsi="Georgia" w:cs="Times New Roman"/>
                <w:sz w:val="22"/>
                <w:szCs w:val="22"/>
                <w:lang w:val="de-DE"/>
              </w:rPr>
            </w:rPrChange>
          </w:rPr>
          <w:delText xml:space="preserve">Duffy-Anderson JT, Ciannelli L, Honkalehto T, Bailey KM, Sogard SM, Springer AM, et al. </w:delText>
        </w:r>
        <w:r w:rsidRPr="009B78C6" w:rsidDel="00DF6CDD">
          <w:rPr>
            <w:rFonts w:ascii="Georgia" w:hAnsi="Georgia" w:cs="Times New Roman"/>
            <w:sz w:val="22"/>
            <w:szCs w:val="22"/>
            <w:rPrChange w:id="527" w:author="Marcel Gietzmann-Sanders" w:date="2026-02-05T10:43:00Z" w16du:dateUtc="2026-02-05T15:43:00Z">
              <w:rPr/>
            </w:rPrChange>
          </w:rPr>
          <w:delText>Distribution of age-1 and age-2 walleye pollock in the Gulf of Alaska and eastern Bering Sea: sources of variation and implications for higher trophic levels. Institute of Marine Research. 2003</w:delText>
        </w:r>
      </w:del>
    </w:p>
    <w:p w14:paraId="44A017CD" w14:textId="397B8DC8" w:rsidR="00AB681D" w:rsidRPr="009B78C6" w:rsidDel="00467463" w:rsidRDefault="00467463" w:rsidP="009B78C6">
      <w:pPr>
        <w:pStyle w:val="ListParagraph"/>
        <w:numPr>
          <w:ilvl w:val="0"/>
          <w:numId w:val="1"/>
        </w:numPr>
        <w:rPr>
          <w:del w:id="528" w:author="Marcel Gietzmann-Sanders" w:date="2026-02-05T09:47:00Z" w16du:dateUtc="2026-02-05T14:47:00Z"/>
          <w:rFonts w:ascii="Georgia" w:hAnsi="Georgia"/>
          <w:sz w:val="22"/>
          <w:szCs w:val="22"/>
          <w:rPrChange w:id="529" w:author="Marcel Gietzmann-Sanders" w:date="2026-02-05T10:43:00Z" w16du:dateUtc="2026-02-05T15:43:00Z">
            <w:rPr>
              <w:del w:id="530" w:author="Marcel Gietzmann-Sanders" w:date="2026-02-05T09:47:00Z" w16du:dateUtc="2026-02-05T14:47:00Z"/>
            </w:rPr>
          </w:rPrChange>
        </w:rPr>
        <w:pPrChange w:id="531" w:author="Marcel Gietzmann-Sanders" w:date="2026-02-05T10:43:00Z" w16du:dateUtc="2026-02-05T15:43:00Z">
          <w:pPr>
            <w:pStyle w:val="ListParagraph"/>
            <w:numPr>
              <w:numId w:val="1"/>
            </w:numPr>
            <w:spacing w:line="480" w:lineRule="auto"/>
            <w:ind w:hanging="360"/>
          </w:pPr>
        </w:pPrChange>
      </w:pPr>
      <w:ins w:id="532" w:author="Marcel Gietzmann-Sanders" w:date="2026-02-05T09:47:00Z" w16du:dateUtc="2026-02-05T14:47:00Z">
        <w:r w:rsidRPr="009B78C6">
          <w:rPr>
            <w:rFonts w:ascii="Georgia" w:hAnsi="Georgia"/>
            <w:sz w:val="22"/>
            <w:szCs w:val="22"/>
            <w:rPrChange w:id="533" w:author="Marcel Gietzmann-Sanders" w:date="2026-02-05T10:43:00Z" w16du:dateUtc="2026-02-05T15:43:00Z">
              <w:rPr/>
            </w:rPrChange>
          </w:rPr>
          <w:t>Dürr O, Sick B. Probabilistic Deep Learning. Shelter Island (NY): Manning; 2020.</w:t>
        </w:r>
      </w:ins>
      <w:del w:id="534" w:author="Marcel Gietzmann-Sanders" w:date="2026-02-05T09:47:00Z" w16du:dateUtc="2026-02-05T14:47:00Z">
        <w:r w:rsidR="00AB681D" w:rsidRPr="009B78C6" w:rsidDel="00467463">
          <w:rPr>
            <w:rFonts w:ascii="Georgia" w:hAnsi="Georgia"/>
            <w:sz w:val="22"/>
            <w:szCs w:val="22"/>
            <w:rPrChange w:id="535" w:author="Marcel Gietzmann-Sanders" w:date="2026-02-05T10:43:00Z" w16du:dateUtc="2026-02-05T15:43:00Z">
              <w:rPr/>
            </w:rPrChange>
          </w:rPr>
          <w:delText xml:space="preserve">Durr </w:delText>
        </w:r>
      </w:del>
      <w:del w:id="536" w:author="Marcel Gietzmann-Sanders" w:date="2026-02-05T09:44:00Z" w16du:dateUtc="2026-02-05T14:44:00Z">
        <w:r w:rsidR="00AB681D" w:rsidRPr="009B78C6" w:rsidDel="00467463">
          <w:rPr>
            <w:rFonts w:ascii="Georgia" w:hAnsi="Georgia"/>
            <w:sz w:val="22"/>
            <w:szCs w:val="22"/>
            <w:rPrChange w:id="537" w:author="Marcel Gietzmann-Sanders" w:date="2026-02-05T10:43:00Z" w16du:dateUtc="2026-02-05T15:43:00Z">
              <w:rPr/>
            </w:rPrChange>
          </w:rPr>
          <w:delText>O,  Sick</w:delText>
        </w:r>
      </w:del>
      <w:del w:id="538" w:author="Marcel Gietzmann-Sanders" w:date="2026-02-05T09:47:00Z" w16du:dateUtc="2026-02-05T14:47:00Z">
        <w:r w:rsidR="00AB681D" w:rsidRPr="009B78C6" w:rsidDel="00467463">
          <w:rPr>
            <w:rFonts w:ascii="Georgia" w:hAnsi="Georgia"/>
            <w:sz w:val="22"/>
            <w:szCs w:val="22"/>
            <w:rPrChange w:id="539" w:author="Marcel Gietzmann-Sanders" w:date="2026-02-05T10:43:00Z" w16du:dateUtc="2026-02-05T15:43:00Z">
              <w:rPr/>
            </w:rPrChange>
          </w:rPr>
          <w:delText xml:space="preserve"> B. Probabilistic Deep Learning. Manning. 2020</w:delText>
        </w:r>
      </w:del>
    </w:p>
    <w:p w14:paraId="48F3101E" w14:textId="77777777" w:rsidR="00467463" w:rsidRPr="00AC7417" w:rsidRDefault="00467463" w:rsidP="009B78C6">
      <w:pPr>
        <w:pStyle w:val="ListParagraph"/>
        <w:numPr>
          <w:ilvl w:val="0"/>
          <w:numId w:val="1"/>
        </w:numPr>
        <w:rPr>
          <w:ins w:id="540" w:author="Marcel Gietzmann-Sanders" w:date="2026-02-05T09:47:00Z" w16du:dateUtc="2026-02-05T14:47:00Z"/>
        </w:rPr>
        <w:pPrChange w:id="541" w:author="Marcel Gietzmann-Sanders" w:date="2026-02-05T10:43:00Z" w16du:dateUtc="2026-02-05T15:43:00Z">
          <w:pPr>
            <w:pStyle w:val="ListParagraph"/>
            <w:numPr>
              <w:numId w:val="1"/>
            </w:numPr>
            <w:spacing w:line="480" w:lineRule="auto"/>
            <w:ind w:hanging="360"/>
          </w:pPr>
        </w:pPrChange>
      </w:pPr>
    </w:p>
    <w:p w14:paraId="56FAE2F2" w14:textId="7E388635" w:rsidR="00AB681D" w:rsidRPr="00AC7417" w:rsidDel="009B78C6" w:rsidRDefault="00AB681D" w:rsidP="003069E2">
      <w:pPr>
        <w:pStyle w:val="ListParagraph"/>
        <w:numPr>
          <w:ilvl w:val="0"/>
          <w:numId w:val="1"/>
        </w:numPr>
        <w:spacing w:line="480" w:lineRule="auto"/>
        <w:rPr>
          <w:del w:id="542" w:author="Marcel Gietzmann-Sanders" w:date="2026-02-05T10:33:00Z" w16du:dateUtc="2026-02-05T15:33:00Z"/>
          <w:rFonts w:ascii="Georgia" w:hAnsi="Georgia" w:cs="Times New Roman"/>
          <w:sz w:val="22"/>
          <w:szCs w:val="22"/>
        </w:rPr>
      </w:pPr>
      <w:del w:id="543" w:author="Marcel Gietzmann-Sanders" w:date="2026-02-05T10:33:00Z" w16du:dateUtc="2026-02-05T15:33:00Z">
        <w:r w:rsidRPr="00AC7417" w:rsidDel="009B78C6">
          <w:rPr>
            <w:rFonts w:ascii="Georgia" w:hAnsi="Georgia" w:cs="Times New Roman"/>
            <w:sz w:val="22"/>
            <w:szCs w:val="22"/>
          </w:rPr>
          <w:lastRenderedPageBreak/>
          <w:delText>Estes JA, Terborgh J, Brashares JS, Power ME, Berger J, Bond WJ, et al. Trophic Downgrading of Planet Earth. Science. 2011 Jul</w:delText>
        </w:r>
      </w:del>
      <w:del w:id="544" w:author="Marcel Gietzmann-Sanders" w:date="2026-02-05T10:14:00Z" w16du:dateUtc="2026-02-05T15:14:00Z">
        <w:r w:rsidRPr="00AC7417" w:rsidDel="002B61DC">
          <w:rPr>
            <w:rFonts w:ascii="Georgia" w:hAnsi="Georgia" w:cs="Times New Roman"/>
            <w:sz w:val="22"/>
            <w:szCs w:val="22"/>
          </w:rPr>
          <w:delText>y</w:delText>
        </w:r>
      </w:del>
      <w:del w:id="545" w:author="Marcel Gietzmann-Sanders" w:date="2026-02-05T10:33:00Z" w16du:dateUtc="2026-02-05T15:33:00Z">
        <w:r w:rsidRPr="00AC7417" w:rsidDel="009B78C6">
          <w:rPr>
            <w:rFonts w:ascii="Georgia" w:hAnsi="Georgia" w:cs="Times New Roman"/>
            <w:sz w:val="22"/>
            <w:szCs w:val="22"/>
          </w:rPr>
          <w:delText xml:space="preserve"> 15;333(6040):301–6.</w:delText>
        </w:r>
      </w:del>
    </w:p>
    <w:p w14:paraId="116747FE" w14:textId="77777777"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Freshwater C, Anderson SC, Huff DD, Smith JM, Jackson D, Hendriks B, et al. Chinook salmon depth distributions on the continental shelf are shaped by interactions between location, season, and individual condition. Mov Ecol. 2024 Mar 15;12(1):21.</w:t>
      </w:r>
    </w:p>
    <w:p w14:paraId="227B7D35" w14:textId="2FAF9576" w:rsidR="005324C7" w:rsidDel="00A864C2" w:rsidRDefault="00A864C2" w:rsidP="003069E2">
      <w:pPr>
        <w:pStyle w:val="ListParagraph"/>
        <w:numPr>
          <w:ilvl w:val="0"/>
          <w:numId w:val="1"/>
        </w:numPr>
        <w:spacing w:line="480" w:lineRule="auto"/>
        <w:rPr>
          <w:del w:id="546" w:author="Marcel Gietzmann-Sanders" w:date="2026-02-05T09:51:00Z" w16du:dateUtc="2026-02-05T14:51:00Z"/>
          <w:rFonts w:ascii="Georgia" w:hAnsi="Georgia" w:cs="Times New Roman"/>
          <w:sz w:val="22"/>
          <w:szCs w:val="22"/>
        </w:rPr>
      </w:pPr>
      <w:ins w:id="547" w:author="Marcel Gietzmann-Sanders" w:date="2026-02-05T09:51:00Z" w16du:dateUtc="2026-02-05T14:51:00Z">
        <w:r w:rsidRPr="00A864C2">
          <w:rPr>
            <w:rFonts w:ascii="Georgia" w:hAnsi="Georgia" w:cs="Times New Roman"/>
            <w:sz w:val="22"/>
            <w:szCs w:val="22"/>
          </w:rPr>
          <w:t>Gauvin J. Bering Sea Salmon Excluder EFP 15-01 Final Report. Seattle (WA): North Pacific Fisheries Research Foundation; 2016.</w:t>
        </w:r>
      </w:ins>
      <w:del w:id="548" w:author="Marcel Gietzmann-Sanders" w:date="2026-02-05T09:51:00Z" w16du:dateUtc="2026-02-05T14:51:00Z">
        <w:r w:rsidR="00AB681D" w:rsidRPr="00AC7417" w:rsidDel="00A864C2">
          <w:rPr>
            <w:rFonts w:ascii="Georgia" w:hAnsi="Georgia" w:cs="Times New Roman"/>
            <w:sz w:val="22"/>
            <w:szCs w:val="22"/>
          </w:rPr>
          <w:delText>Gauvin J. Bering Sea Salmon Excluder EFP 15-01 Final Report. North Pacific Fisheries Research Foundation. 2016</w:delText>
        </w:r>
      </w:del>
    </w:p>
    <w:p w14:paraId="55655441" w14:textId="77777777" w:rsidR="00A864C2" w:rsidRPr="00AC7417" w:rsidRDefault="00A864C2" w:rsidP="003069E2">
      <w:pPr>
        <w:pStyle w:val="ListParagraph"/>
        <w:numPr>
          <w:ilvl w:val="0"/>
          <w:numId w:val="1"/>
        </w:numPr>
        <w:spacing w:line="480" w:lineRule="auto"/>
        <w:rPr>
          <w:ins w:id="549" w:author="Marcel Gietzmann-Sanders" w:date="2026-02-05T09:51:00Z" w16du:dateUtc="2026-02-05T14:51:00Z"/>
          <w:rFonts w:ascii="Georgia" w:hAnsi="Georgia" w:cs="Times New Roman"/>
          <w:sz w:val="22"/>
          <w:szCs w:val="22"/>
        </w:rPr>
      </w:pPr>
    </w:p>
    <w:p w14:paraId="5F3853EF" w14:textId="77777777"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Gilman EL, Dalzell P, Martin S. Fleet communication to abate fisheries bycatch. Marine Policy. 2006 Jul</w:t>
      </w:r>
      <w:del w:id="550" w:author="Marcel Gietzmann-Sanders" w:date="2026-02-05T10:15:00Z" w16du:dateUtc="2026-02-05T15:15:00Z">
        <w:r w:rsidRPr="00AC7417" w:rsidDel="002B61DC">
          <w:rPr>
            <w:rFonts w:ascii="Georgia" w:hAnsi="Georgia" w:cs="Times New Roman"/>
            <w:sz w:val="22"/>
            <w:szCs w:val="22"/>
          </w:rPr>
          <w:delText>y</w:delText>
        </w:r>
      </w:del>
      <w:r w:rsidRPr="00AC7417">
        <w:rPr>
          <w:rFonts w:ascii="Georgia" w:hAnsi="Georgia" w:cs="Times New Roman"/>
          <w:sz w:val="22"/>
          <w:szCs w:val="22"/>
        </w:rPr>
        <w:t>;30(4):360–6.</w:t>
      </w:r>
    </w:p>
    <w:p w14:paraId="3A02B17D" w14:textId="77777777"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Goodyear C, Luo J, Prince E, Hoolihan J, Snodgrass D, </w:t>
      </w:r>
      <w:proofErr w:type="spellStart"/>
      <w:r w:rsidRPr="00AC7417">
        <w:rPr>
          <w:rFonts w:ascii="Georgia" w:hAnsi="Georgia" w:cs="Times New Roman"/>
          <w:sz w:val="22"/>
          <w:szCs w:val="22"/>
        </w:rPr>
        <w:t>Orbesen</w:t>
      </w:r>
      <w:proofErr w:type="spellEnd"/>
      <w:r w:rsidRPr="00AC7417">
        <w:rPr>
          <w:rFonts w:ascii="Georgia" w:hAnsi="Georgia" w:cs="Times New Roman"/>
          <w:sz w:val="22"/>
          <w:szCs w:val="22"/>
        </w:rPr>
        <w:t xml:space="preserve"> E, et al. Vertical habitat use of Atlantic blue marlin </w:t>
      </w:r>
      <w:r w:rsidRPr="003978EF">
        <w:rPr>
          <w:rFonts w:ascii="Georgia" w:hAnsi="Georgia" w:cs="Times New Roman"/>
          <w:i/>
          <w:iCs/>
          <w:sz w:val="22"/>
          <w:szCs w:val="22"/>
          <w:rPrChange w:id="551" w:author="Marcel Gietzmann-Sanders" w:date="2026-02-05T08:18:00Z" w16du:dateUtc="2026-02-05T13:18:00Z">
            <w:rPr>
              <w:rFonts w:ascii="Georgia" w:hAnsi="Georgia" w:cs="Times New Roman"/>
              <w:sz w:val="22"/>
              <w:szCs w:val="22"/>
            </w:rPr>
          </w:rPrChange>
        </w:rPr>
        <w:t>Makaira nigricans</w:t>
      </w:r>
      <w:r w:rsidRPr="00AC7417">
        <w:rPr>
          <w:rFonts w:ascii="Georgia" w:hAnsi="Georgia" w:cs="Times New Roman"/>
          <w:sz w:val="22"/>
          <w:szCs w:val="22"/>
        </w:rPr>
        <w:t xml:space="preserve">: interaction with pelagic longline gear. Mar </w:t>
      </w:r>
      <w:proofErr w:type="spellStart"/>
      <w:r w:rsidRPr="00AC7417">
        <w:rPr>
          <w:rFonts w:ascii="Georgia" w:hAnsi="Georgia" w:cs="Times New Roman"/>
          <w:sz w:val="22"/>
          <w:szCs w:val="22"/>
        </w:rPr>
        <w:t>Ecol</w:t>
      </w:r>
      <w:proofErr w:type="spellEnd"/>
      <w:r w:rsidRPr="00AC7417">
        <w:rPr>
          <w:rFonts w:ascii="Georgia" w:hAnsi="Georgia" w:cs="Times New Roman"/>
          <w:sz w:val="22"/>
          <w:szCs w:val="22"/>
        </w:rPr>
        <w:t xml:space="preserve"> Prog Ser. 2008 Aug </w:t>
      </w:r>
      <w:proofErr w:type="gramStart"/>
      <w:r w:rsidRPr="00AC7417">
        <w:rPr>
          <w:rFonts w:ascii="Georgia" w:hAnsi="Georgia" w:cs="Times New Roman"/>
          <w:sz w:val="22"/>
          <w:szCs w:val="22"/>
        </w:rPr>
        <w:t>18;365:233</w:t>
      </w:r>
      <w:proofErr w:type="gramEnd"/>
      <w:r w:rsidRPr="00AC7417">
        <w:rPr>
          <w:rFonts w:ascii="Georgia" w:hAnsi="Georgia" w:cs="Times New Roman"/>
          <w:sz w:val="22"/>
          <w:szCs w:val="22"/>
        </w:rPr>
        <w:t>–45.</w:t>
      </w:r>
    </w:p>
    <w:p w14:paraId="6C4AE389" w14:textId="4CCC1F44" w:rsidR="00AB681D" w:rsidRPr="00AC7417" w:rsidDel="00865647" w:rsidRDefault="00AB681D" w:rsidP="003069E2">
      <w:pPr>
        <w:pStyle w:val="ListParagraph"/>
        <w:numPr>
          <w:ilvl w:val="0"/>
          <w:numId w:val="1"/>
        </w:numPr>
        <w:spacing w:line="480" w:lineRule="auto"/>
        <w:rPr>
          <w:moveFrom w:id="552" w:author="Marcel Gietzmann-Sanders" w:date="2026-02-05T10:22:00Z" w16du:dateUtc="2026-02-05T15:22:00Z"/>
          <w:rFonts w:ascii="Georgia" w:hAnsi="Georgia" w:cs="Times New Roman"/>
          <w:sz w:val="22"/>
          <w:szCs w:val="22"/>
        </w:rPr>
      </w:pPr>
      <w:moveFromRangeStart w:id="553" w:author="Marcel Gietzmann-Sanders" w:date="2026-02-05T10:22:00Z" w:name="move221179377"/>
      <w:moveFrom w:id="554" w:author="Marcel Gietzmann-Sanders" w:date="2026-02-05T10:22:00Z" w16du:dateUtc="2026-02-05T15:22:00Z">
        <w:r w:rsidRPr="00AC7417" w:rsidDel="00865647">
          <w:rPr>
            <w:rFonts w:ascii="Georgia" w:hAnsi="Georgia" w:cs="Times New Roman"/>
            <w:sz w:val="22"/>
            <w:szCs w:val="22"/>
            <w:lang w:val="de-DE"/>
          </w:rPr>
          <w:t xml:space="preserve">Hall MA, Alverson DL, Metuzals KI. </w:t>
        </w:r>
        <w:r w:rsidRPr="00AC7417" w:rsidDel="00865647">
          <w:rPr>
            <w:rFonts w:ascii="Georgia" w:hAnsi="Georgia" w:cs="Times New Roman"/>
            <w:sz w:val="22"/>
            <w:szCs w:val="22"/>
          </w:rPr>
          <w:t>By-Catch: Problems and Solutions. Marine Pollution Bulletin. 2000 Jan;41(1–6):204–19.</w:t>
        </w:r>
      </w:moveFrom>
    </w:p>
    <w:moveFromRangeEnd w:id="553"/>
    <w:p w14:paraId="2CCE1CBA" w14:textId="77777777"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Hinke J, Foley D, Wilson C, Watters G. Persistent habitat </w:t>
      </w:r>
      <w:proofErr w:type="gramStart"/>
      <w:r w:rsidRPr="00AC7417">
        <w:rPr>
          <w:rFonts w:ascii="Georgia" w:hAnsi="Georgia" w:cs="Times New Roman"/>
          <w:sz w:val="22"/>
          <w:szCs w:val="22"/>
        </w:rPr>
        <w:t>use</w:t>
      </w:r>
      <w:proofErr w:type="gramEnd"/>
      <w:r w:rsidRPr="00AC7417">
        <w:rPr>
          <w:rFonts w:ascii="Georgia" w:hAnsi="Georgia" w:cs="Times New Roman"/>
          <w:sz w:val="22"/>
          <w:szCs w:val="22"/>
        </w:rPr>
        <w:t xml:space="preserve"> by Chinook salmon </w:t>
      </w:r>
      <w:r w:rsidRPr="003978EF">
        <w:rPr>
          <w:rFonts w:ascii="Georgia" w:hAnsi="Georgia" w:cs="Times New Roman"/>
          <w:i/>
          <w:iCs/>
          <w:sz w:val="22"/>
          <w:szCs w:val="22"/>
          <w:rPrChange w:id="555" w:author="Marcel Gietzmann-Sanders" w:date="2026-02-05T08:19:00Z" w16du:dateUtc="2026-02-05T13:19:00Z">
            <w:rPr>
              <w:rFonts w:ascii="Georgia" w:hAnsi="Georgia" w:cs="Times New Roman"/>
              <w:sz w:val="22"/>
              <w:szCs w:val="22"/>
            </w:rPr>
          </w:rPrChange>
        </w:rPr>
        <w:t>Oncorhynchus tshawytscha</w:t>
      </w:r>
      <w:r w:rsidRPr="00AC7417">
        <w:rPr>
          <w:rFonts w:ascii="Georgia" w:hAnsi="Georgia" w:cs="Times New Roman"/>
          <w:sz w:val="22"/>
          <w:szCs w:val="22"/>
        </w:rPr>
        <w:t xml:space="preserve"> in the coastal ocean. Mar </w:t>
      </w:r>
      <w:proofErr w:type="spellStart"/>
      <w:r w:rsidRPr="00AC7417">
        <w:rPr>
          <w:rFonts w:ascii="Georgia" w:hAnsi="Georgia" w:cs="Times New Roman"/>
          <w:sz w:val="22"/>
          <w:szCs w:val="22"/>
        </w:rPr>
        <w:t>Ecol</w:t>
      </w:r>
      <w:proofErr w:type="spellEnd"/>
      <w:r w:rsidRPr="00AC7417">
        <w:rPr>
          <w:rFonts w:ascii="Georgia" w:hAnsi="Georgia" w:cs="Times New Roman"/>
          <w:sz w:val="22"/>
          <w:szCs w:val="22"/>
        </w:rPr>
        <w:t xml:space="preserve"> Prog Ser. </w:t>
      </w:r>
      <w:proofErr w:type="gramStart"/>
      <w:r w:rsidRPr="00AC7417">
        <w:rPr>
          <w:rFonts w:ascii="Georgia" w:hAnsi="Georgia" w:cs="Times New Roman"/>
          <w:sz w:val="22"/>
          <w:szCs w:val="22"/>
        </w:rPr>
        <w:t>2005;304:207</w:t>
      </w:r>
      <w:proofErr w:type="gramEnd"/>
      <w:r w:rsidRPr="00AC7417">
        <w:rPr>
          <w:rFonts w:ascii="Georgia" w:hAnsi="Georgia" w:cs="Times New Roman"/>
          <w:sz w:val="22"/>
          <w:szCs w:val="22"/>
        </w:rPr>
        <w:t>–20.</w:t>
      </w:r>
    </w:p>
    <w:p w14:paraId="1EC53B04" w14:textId="77777777"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Howell EA, Hawn DR, Polovina JJ. Spatiotemporal variability in bigeye tuna (</w:t>
      </w:r>
      <w:r w:rsidRPr="003978EF">
        <w:rPr>
          <w:rFonts w:ascii="Georgia" w:hAnsi="Georgia" w:cs="Times New Roman"/>
          <w:i/>
          <w:iCs/>
          <w:sz w:val="22"/>
          <w:szCs w:val="22"/>
          <w:rPrChange w:id="556" w:author="Marcel Gietzmann-Sanders" w:date="2026-02-05T08:19:00Z" w16du:dateUtc="2026-02-05T13:19:00Z">
            <w:rPr>
              <w:rFonts w:ascii="Georgia" w:hAnsi="Georgia" w:cs="Times New Roman"/>
              <w:sz w:val="22"/>
              <w:szCs w:val="22"/>
            </w:rPr>
          </w:rPrChange>
        </w:rPr>
        <w:t>Thunnus obesus</w:t>
      </w:r>
      <w:r w:rsidRPr="00AC7417">
        <w:rPr>
          <w:rFonts w:ascii="Georgia" w:hAnsi="Georgia" w:cs="Times New Roman"/>
          <w:sz w:val="22"/>
          <w:szCs w:val="22"/>
        </w:rPr>
        <w:t>) dive behavior in the central North Pacific Ocean. Progress in Oceanography. 2010 Jul</w:t>
      </w:r>
      <w:del w:id="557" w:author="Marcel Gietzmann-Sanders" w:date="2026-02-05T10:15:00Z" w16du:dateUtc="2026-02-05T15:15:00Z">
        <w:r w:rsidRPr="00AC7417" w:rsidDel="002B61DC">
          <w:rPr>
            <w:rFonts w:ascii="Georgia" w:hAnsi="Georgia" w:cs="Times New Roman"/>
            <w:sz w:val="22"/>
            <w:szCs w:val="22"/>
          </w:rPr>
          <w:delText>y</w:delText>
        </w:r>
      </w:del>
      <w:r w:rsidRPr="00AC7417">
        <w:rPr>
          <w:rFonts w:ascii="Georgia" w:hAnsi="Georgia" w:cs="Times New Roman"/>
          <w:sz w:val="22"/>
          <w:szCs w:val="22"/>
        </w:rPr>
        <w:t>;86(1–2):81–93.</w:t>
      </w:r>
    </w:p>
    <w:p w14:paraId="6AB16EBF" w14:textId="112DF8DF" w:rsidR="00AB681D" w:rsidRPr="00AC7417" w:rsidRDefault="00AB681D"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Hunt S, Mulligan T. Oceanic feeding habits of chinook salmon, </w:t>
      </w:r>
      <w:r w:rsidRPr="003978EF">
        <w:rPr>
          <w:rFonts w:ascii="Georgia" w:hAnsi="Georgia" w:cs="Times New Roman"/>
          <w:i/>
          <w:iCs/>
          <w:sz w:val="22"/>
          <w:szCs w:val="22"/>
          <w:rPrChange w:id="558" w:author="Marcel Gietzmann-Sanders" w:date="2026-02-05T08:19:00Z" w16du:dateUtc="2026-02-05T13:19:00Z">
            <w:rPr>
              <w:rFonts w:ascii="Georgia" w:hAnsi="Georgia" w:cs="Times New Roman"/>
              <w:sz w:val="22"/>
              <w:szCs w:val="22"/>
            </w:rPr>
          </w:rPrChange>
        </w:rPr>
        <w:t>Oncorhynchus tshawytscha</w:t>
      </w:r>
      <w:r w:rsidRPr="00AC7417">
        <w:rPr>
          <w:rFonts w:ascii="Georgia" w:hAnsi="Georgia" w:cs="Times New Roman"/>
          <w:sz w:val="22"/>
          <w:szCs w:val="22"/>
        </w:rPr>
        <w:t>, off northern California. Fishery Bulletin. 1999;</w:t>
      </w:r>
      <w:del w:id="559" w:author="Marcel Gietzmann-Sanders" w:date="2026-02-05T10:11:00Z" w16du:dateUtc="2026-02-05T15:11:00Z">
        <w:r w:rsidRPr="00AC7417" w:rsidDel="00DF6CDD">
          <w:rPr>
            <w:rFonts w:ascii="Georgia" w:hAnsi="Georgia" w:cs="Times New Roman"/>
            <w:sz w:val="22"/>
            <w:szCs w:val="22"/>
          </w:rPr>
          <w:delText xml:space="preserve"> </w:delText>
        </w:r>
      </w:del>
      <w:r w:rsidRPr="00AC7417">
        <w:rPr>
          <w:rFonts w:ascii="Georgia" w:hAnsi="Georgia" w:cs="Times New Roman"/>
          <w:sz w:val="22"/>
          <w:szCs w:val="22"/>
        </w:rPr>
        <w:t>97:717</w:t>
      </w:r>
      <w:ins w:id="560" w:author="Marcel Gietzmann-Sanders" w:date="2026-02-05T10:17:00Z" w16du:dateUtc="2026-02-05T15:17:00Z">
        <w:r w:rsidR="00C80CBE">
          <w:t>–</w:t>
        </w:r>
      </w:ins>
      <w:del w:id="561" w:author="Marcel Gietzmann-Sanders" w:date="2026-02-05T10:17:00Z" w16du:dateUtc="2026-02-05T15:17:00Z">
        <w:r w:rsidRPr="00AC7417" w:rsidDel="00C80CBE">
          <w:rPr>
            <w:rFonts w:ascii="Georgia" w:hAnsi="Georgia" w:cs="Times New Roman"/>
            <w:sz w:val="22"/>
            <w:szCs w:val="22"/>
          </w:rPr>
          <w:delText>–</w:delText>
        </w:r>
      </w:del>
      <w:r w:rsidRPr="00AC7417">
        <w:rPr>
          <w:rFonts w:ascii="Georgia" w:hAnsi="Georgia" w:cs="Times New Roman"/>
          <w:sz w:val="22"/>
          <w:szCs w:val="22"/>
        </w:rPr>
        <w:t>721</w:t>
      </w:r>
    </w:p>
    <w:p w14:paraId="748510D6" w14:textId="06684F28" w:rsidR="00ED4505" w:rsidRPr="00AC7417" w:rsidRDefault="00ED4505" w:rsidP="003069E2">
      <w:pPr>
        <w:pStyle w:val="ListParagraph"/>
        <w:numPr>
          <w:ilvl w:val="0"/>
          <w:numId w:val="1"/>
        </w:numPr>
        <w:spacing w:line="480" w:lineRule="auto"/>
        <w:rPr>
          <w:rFonts w:ascii="Georgia" w:hAnsi="Georgia" w:cs="Times New Roman"/>
          <w:sz w:val="22"/>
          <w:szCs w:val="22"/>
        </w:rPr>
      </w:pPr>
      <w:proofErr w:type="spellStart"/>
      <w:r w:rsidRPr="00AC7417">
        <w:rPr>
          <w:rFonts w:ascii="Georgia" w:hAnsi="Georgia" w:cs="Times New Roman"/>
          <w:sz w:val="22"/>
          <w:szCs w:val="22"/>
        </w:rPr>
        <w:t>Kaeriyama</w:t>
      </w:r>
      <w:proofErr w:type="spellEnd"/>
      <w:r w:rsidRPr="00AC7417">
        <w:rPr>
          <w:rFonts w:ascii="Georgia" w:hAnsi="Georgia" w:cs="Times New Roman"/>
          <w:sz w:val="22"/>
          <w:szCs w:val="22"/>
        </w:rPr>
        <w:t xml:space="preserve"> M, Nakamura M, </w:t>
      </w:r>
      <w:proofErr w:type="spellStart"/>
      <w:r w:rsidRPr="00AC7417">
        <w:rPr>
          <w:rFonts w:ascii="Georgia" w:hAnsi="Georgia" w:cs="Times New Roman"/>
          <w:sz w:val="22"/>
          <w:szCs w:val="22"/>
        </w:rPr>
        <w:t>Edpalina</w:t>
      </w:r>
      <w:proofErr w:type="spellEnd"/>
      <w:r w:rsidRPr="00AC7417">
        <w:rPr>
          <w:rFonts w:ascii="Georgia" w:hAnsi="Georgia" w:cs="Times New Roman"/>
          <w:sz w:val="22"/>
          <w:szCs w:val="22"/>
        </w:rPr>
        <w:t xml:space="preserve"> R, Bower JR, Yamaguchi H, Walker RV, et al. Change in feeding ecology and trophic dynamics of Pacific salmon </w:t>
      </w:r>
      <w:proofErr w:type="gramStart"/>
      <w:r w:rsidRPr="00AC7417">
        <w:rPr>
          <w:rFonts w:ascii="Georgia" w:hAnsi="Georgia" w:cs="Times New Roman"/>
          <w:sz w:val="22"/>
          <w:szCs w:val="22"/>
        </w:rPr>
        <w:t>( Oncorhynchus</w:t>
      </w:r>
      <w:proofErr w:type="gramEnd"/>
      <w:r w:rsidRPr="00AC7417">
        <w:rPr>
          <w:rFonts w:ascii="Georgia" w:hAnsi="Georgia" w:cs="Times New Roman"/>
          <w:sz w:val="22"/>
          <w:szCs w:val="22"/>
        </w:rPr>
        <w:t xml:space="preserve"> spp.) in the central Gulf of Alaska in relation to climate events. Fisheries Oceanography. 2004 May;13(3):197–207.</w:t>
      </w:r>
    </w:p>
    <w:p w14:paraId="4ED57071" w14:textId="3334671D" w:rsidR="00AB681D" w:rsidDel="00A864C2" w:rsidRDefault="00A864C2" w:rsidP="003069E2">
      <w:pPr>
        <w:pStyle w:val="ListParagraph"/>
        <w:numPr>
          <w:ilvl w:val="0"/>
          <w:numId w:val="1"/>
        </w:numPr>
        <w:spacing w:line="480" w:lineRule="auto"/>
        <w:rPr>
          <w:del w:id="562" w:author="Marcel Gietzmann-Sanders" w:date="2026-02-05T09:54:00Z" w16du:dateUtc="2026-02-05T14:54:00Z"/>
          <w:rFonts w:ascii="Georgia" w:hAnsi="Georgia" w:cs="Times New Roman"/>
          <w:sz w:val="22"/>
          <w:szCs w:val="22"/>
        </w:rPr>
      </w:pPr>
      <w:ins w:id="563" w:author="Marcel Gietzmann-Sanders" w:date="2026-02-05T09:54:00Z" w16du:dateUtc="2026-02-05T14:54:00Z">
        <w:r w:rsidRPr="00A864C2">
          <w:rPr>
            <w:rFonts w:ascii="Georgia" w:hAnsi="Georgia" w:cs="Times New Roman"/>
            <w:sz w:val="22"/>
            <w:szCs w:val="22"/>
          </w:rPr>
          <w:t>Kingma DP, Ba J. Adam: A Method for Stochastic Optimization. In: Proceedings of the 3rd International Conference on Learning Representations (ICLR); 2015 May 7-9; San Diego (CA). 2015.</w:t>
        </w:r>
      </w:ins>
      <w:del w:id="564" w:author="Marcel Gietzmann-Sanders" w:date="2026-02-05T09:54:00Z" w16du:dateUtc="2026-02-05T14:54:00Z">
        <w:r w:rsidR="00AB681D" w:rsidRPr="00AC7417" w:rsidDel="00A864C2">
          <w:rPr>
            <w:rFonts w:ascii="Georgia" w:hAnsi="Georgia" w:cs="Times New Roman"/>
            <w:sz w:val="22"/>
            <w:szCs w:val="22"/>
          </w:rPr>
          <w:delText xml:space="preserve">Kingma DP, Ba J. Adam: A Method for Stochastic Optimization. ICLR. 2017. </w:delText>
        </w:r>
      </w:del>
    </w:p>
    <w:p w14:paraId="58794B6B" w14:textId="77777777" w:rsidR="00A864C2" w:rsidRPr="00AC7417" w:rsidRDefault="00A864C2" w:rsidP="003069E2">
      <w:pPr>
        <w:pStyle w:val="ListParagraph"/>
        <w:numPr>
          <w:ilvl w:val="0"/>
          <w:numId w:val="1"/>
        </w:numPr>
        <w:spacing w:line="480" w:lineRule="auto"/>
        <w:rPr>
          <w:ins w:id="565" w:author="Marcel Gietzmann-Sanders" w:date="2026-02-05T09:54:00Z" w16du:dateUtc="2026-02-05T14:54:00Z"/>
          <w:rFonts w:ascii="Georgia" w:hAnsi="Georgia" w:cs="Times New Roman"/>
          <w:sz w:val="22"/>
          <w:szCs w:val="22"/>
        </w:rPr>
      </w:pPr>
    </w:p>
    <w:p w14:paraId="26EAF402" w14:textId="05B1723C" w:rsidR="00E317D8" w:rsidRPr="009B78C6" w:rsidDel="00865647" w:rsidRDefault="00E317D8" w:rsidP="009B78C6">
      <w:pPr>
        <w:pStyle w:val="ListParagraph"/>
        <w:numPr>
          <w:ilvl w:val="0"/>
          <w:numId w:val="1"/>
        </w:numPr>
        <w:spacing w:line="480" w:lineRule="auto"/>
        <w:rPr>
          <w:moveFrom w:id="566" w:author="Marcel Gietzmann-Sanders" w:date="2026-02-05T10:27:00Z" w16du:dateUtc="2026-02-05T15:27:00Z"/>
          <w:rFonts w:ascii="Georgia" w:hAnsi="Georgia" w:cs="Times New Roman"/>
          <w:sz w:val="22"/>
          <w:szCs w:val="22"/>
          <w:rPrChange w:id="567" w:author="Marcel Gietzmann-Sanders" w:date="2026-02-05T10:38:00Z" w16du:dateUtc="2026-02-05T15:38:00Z">
            <w:rPr>
              <w:moveFrom w:id="568" w:author="Marcel Gietzmann-Sanders" w:date="2026-02-05T10:27:00Z" w16du:dateUtc="2026-02-05T15:27:00Z"/>
            </w:rPr>
          </w:rPrChange>
        </w:rPr>
        <w:pPrChange w:id="569" w:author="Marcel Gietzmann-Sanders" w:date="2026-02-05T10:38:00Z" w16du:dateUtc="2026-02-05T15:38:00Z">
          <w:pPr>
            <w:pStyle w:val="ListParagraph"/>
            <w:numPr>
              <w:numId w:val="1"/>
            </w:numPr>
            <w:spacing w:line="480" w:lineRule="auto"/>
            <w:ind w:hanging="360"/>
          </w:pPr>
        </w:pPrChange>
      </w:pPr>
      <w:moveFromRangeStart w:id="570" w:author="Marcel Gietzmann-Sanders" w:date="2026-02-05T10:27:00Z" w:name="move221179640"/>
      <w:moveFrom w:id="571" w:author="Marcel Gietzmann-Sanders" w:date="2026-02-05T10:27:00Z" w16du:dateUtc="2026-02-05T15:27:00Z">
        <w:r w:rsidRPr="009B78C6" w:rsidDel="00865647">
          <w:rPr>
            <w:rFonts w:ascii="Georgia" w:hAnsi="Georgia" w:cs="Times New Roman"/>
            <w:sz w:val="22"/>
            <w:szCs w:val="22"/>
            <w:rPrChange w:id="572" w:author="Marcel Gietzmann-Sanders" w:date="2026-02-05T10:38:00Z" w16du:dateUtc="2026-02-05T15:38:00Z">
              <w:rPr/>
            </w:rPrChange>
          </w:rPr>
          <w:t>Lomeli MJM, Wakefield WW, Herrmann B, Dykstra CL, Simeon A, Rudy DM, et al. Use of artificial illumination to reduce Pacific halibut bycatch in a U.S. West Coast groundfish Bottom trawl. Fisheries Research. 2021 Jan;233:105737.</w:t>
        </w:r>
      </w:moveFrom>
    </w:p>
    <w:moveFromRangeEnd w:id="570"/>
    <w:p w14:paraId="459947DC" w14:textId="06C03306" w:rsidR="00E317D8" w:rsidRPr="009B78C6" w:rsidDel="00A864C2" w:rsidRDefault="00E317D8" w:rsidP="009B78C6">
      <w:pPr>
        <w:pStyle w:val="ListParagraph"/>
        <w:numPr>
          <w:ilvl w:val="0"/>
          <w:numId w:val="1"/>
        </w:numPr>
        <w:rPr>
          <w:del w:id="573" w:author="Marcel Gietzmann-Sanders" w:date="2026-02-05T09:56:00Z" w16du:dateUtc="2026-02-05T14:56:00Z"/>
          <w:rFonts w:ascii="Georgia" w:hAnsi="Georgia"/>
          <w:sz w:val="22"/>
          <w:szCs w:val="22"/>
          <w:rPrChange w:id="574" w:author="Marcel Gietzmann-Sanders" w:date="2026-02-05T10:38:00Z" w16du:dateUtc="2026-02-05T15:38:00Z">
            <w:rPr>
              <w:del w:id="575" w:author="Marcel Gietzmann-Sanders" w:date="2026-02-05T09:56:00Z" w16du:dateUtc="2026-02-05T14:56:00Z"/>
            </w:rPr>
          </w:rPrChange>
        </w:rPr>
        <w:pPrChange w:id="576" w:author="Marcel Gietzmann-Sanders" w:date="2026-02-05T10:38:00Z" w16du:dateUtc="2026-02-05T15:38:00Z">
          <w:pPr>
            <w:pStyle w:val="ListParagraph"/>
            <w:numPr>
              <w:numId w:val="1"/>
            </w:numPr>
            <w:spacing w:line="480" w:lineRule="auto"/>
            <w:ind w:hanging="360"/>
          </w:pPr>
        </w:pPrChange>
      </w:pPr>
      <w:del w:id="577" w:author="Marcel Gietzmann-Sanders" w:date="2026-02-05T09:56:00Z" w16du:dateUtc="2026-02-05T14:56:00Z">
        <w:r w:rsidRPr="009B78C6" w:rsidDel="00A864C2">
          <w:rPr>
            <w:rFonts w:ascii="Georgia" w:hAnsi="Georgia"/>
            <w:sz w:val="22"/>
            <w:szCs w:val="22"/>
            <w:rPrChange w:id="578" w:author="Marcel Gietzmann-Sanders" w:date="2026-02-05T10:38:00Z" w16du:dateUtc="2026-02-05T15:38:00Z">
              <w:rPr/>
            </w:rPrChange>
          </w:rPr>
          <w:delText>Mapes L. Bycatch of nearly 20,000 Chinook salmon shuts down Alaska trawl fishery. The Seattle Times. 2024</w:delText>
        </w:r>
      </w:del>
    </w:p>
    <w:p w14:paraId="5E734D90" w14:textId="2291CA14" w:rsidR="00E317D8" w:rsidRPr="009B78C6" w:rsidDel="00E60A6E" w:rsidRDefault="00E60A6E" w:rsidP="009B78C6">
      <w:pPr>
        <w:pStyle w:val="ListParagraph"/>
        <w:numPr>
          <w:ilvl w:val="0"/>
          <w:numId w:val="1"/>
        </w:numPr>
        <w:rPr>
          <w:del w:id="579" w:author="Marcel Gietzmann-Sanders" w:date="2026-02-05T09:59:00Z" w16du:dateUtc="2026-02-05T14:59:00Z"/>
          <w:rFonts w:ascii="Georgia" w:hAnsi="Georgia"/>
          <w:sz w:val="22"/>
          <w:szCs w:val="22"/>
          <w:rPrChange w:id="580" w:author="Marcel Gietzmann-Sanders" w:date="2026-02-05T10:38:00Z" w16du:dateUtc="2026-02-05T15:38:00Z">
            <w:rPr>
              <w:del w:id="581" w:author="Marcel Gietzmann-Sanders" w:date="2026-02-05T09:59:00Z" w16du:dateUtc="2026-02-05T14:59:00Z"/>
            </w:rPr>
          </w:rPrChange>
        </w:rPr>
        <w:pPrChange w:id="582" w:author="Marcel Gietzmann-Sanders" w:date="2026-02-05T10:38:00Z" w16du:dateUtc="2026-02-05T15:38:00Z">
          <w:pPr>
            <w:pStyle w:val="ListParagraph"/>
            <w:numPr>
              <w:numId w:val="1"/>
            </w:numPr>
            <w:spacing w:line="480" w:lineRule="auto"/>
            <w:ind w:hanging="360"/>
          </w:pPr>
        </w:pPrChange>
      </w:pPr>
      <w:ins w:id="583" w:author="Marcel Gietzmann-Sanders" w:date="2026-02-05T09:59:00Z" w16du:dateUtc="2026-02-05T14:59:00Z">
        <w:r w:rsidRPr="009B78C6">
          <w:rPr>
            <w:rFonts w:ascii="Georgia" w:hAnsi="Georgia"/>
            <w:sz w:val="22"/>
            <w:szCs w:val="22"/>
            <w:rPrChange w:id="584" w:author="Marcel Gietzmann-Sanders" w:date="2026-02-05T10:38:00Z" w16du:dateUtc="2026-02-05T15:38:00Z">
              <w:rPr/>
            </w:rPrChange>
          </w:rPr>
          <w:t>Miller C, Wheeler P. Biological Oceanography. West Sussex (UK): Wiley-Blackwell; 2012.</w:t>
        </w:r>
        <w:r w:rsidRPr="009B78C6" w:rsidDel="00E60A6E">
          <w:rPr>
            <w:rFonts w:ascii="Georgia" w:hAnsi="Georgia"/>
            <w:sz w:val="22"/>
            <w:szCs w:val="22"/>
            <w:rPrChange w:id="585" w:author="Marcel Gietzmann-Sanders" w:date="2026-02-05T10:38:00Z" w16du:dateUtc="2026-02-05T15:38:00Z">
              <w:rPr/>
            </w:rPrChange>
          </w:rPr>
          <w:t xml:space="preserve"> </w:t>
        </w:r>
      </w:ins>
      <w:del w:id="586" w:author="Marcel Gietzmann-Sanders" w:date="2026-02-05T09:59:00Z" w16du:dateUtc="2026-02-05T14:59:00Z">
        <w:r w:rsidR="00E317D8" w:rsidRPr="009B78C6" w:rsidDel="00E60A6E">
          <w:rPr>
            <w:rFonts w:ascii="Georgia" w:hAnsi="Georgia"/>
            <w:sz w:val="22"/>
            <w:szCs w:val="22"/>
            <w:rPrChange w:id="587" w:author="Marcel Gietzmann-Sanders" w:date="2026-02-05T10:38:00Z" w16du:dateUtc="2026-02-05T15:38:00Z">
              <w:rPr/>
            </w:rPrChange>
          </w:rPr>
          <w:delText>Miller C, Wheeler P. Biological Oceanography. Wiley-Blackwell. 2012</w:delText>
        </w:r>
      </w:del>
    </w:p>
    <w:p w14:paraId="48158874" w14:textId="77777777" w:rsidR="00E60A6E" w:rsidRPr="00AC7417" w:rsidRDefault="00E60A6E" w:rsidP="009B78C6">
      <w:pPr>
        <w:pStyle w:val="ListParagraph"/>
        <w:numPr>
          <w:ilvl w:val="0"/>
          <w:numId w:val="1"/>
        </w:numPr>
        <w:rPr>
          <w:ins w:id="588" w:author="Marcel Gietzmann-Sanders" w:date="2026-02-05T09:59:00Z" w16du:dateUtc="2026-02-05T14:59:00Z"/>
        </w:rPr>
        <w:pPrChange w:id="589" w:author="Marcel Gietzmann-Sanders" w:date="2026-02-05T10:38:00Z" w16du:dateUtc="2026-02-05T15:38:00Z">
          <w:pPr>
            <w:pStyle w:val="ListParagraph"/>
            <w:numPr>
              <w:numId w:val="1"/>
            </w:numPr>
            <w:spacing w:line="480" w:lineRule="auto"/>
            <w:ind w:hanging="360"/>
          </w:pPr>
        </w:pPrChange>
      </w:pPr>
    </w:p>
    <w:p w14:paraId="7C6E23B4" w14:textId="77777777" w:rsidR="00E317D8" w:rsidRPr="00AC7417" w:rsidDel="009B78C6" w:rsidRDefault="00E317D8" w:rsidP="003069E2">
      <w:pPr>
        <w:pStyle w:val="ListParagraph"/>
        <w:numPr>
          <w:ilvl w:val="0"/>
          <w:numId w:val="1"/>
        </w:numPr>
        <w:spacing w:line="480" w:lineRule="auto"/>
        <w:rPr>
          <w:del w:id="590" w:author="Marcel Gietzmann-Sanders" w:date="2026-02-05T10:35:00Z" w16du:dateUtc="2026-02-05T15:35:00Z"/>
          <w:rFonts w:ascii="Georgia" w:hAnsi="Georgia" w:cs="Times New Roman"/>
          <w:sz w:val="22"/>
          <w:szCs w:val="22"/>
        </w:rPr>
      </w:pPr>
      <w:r w:rsidRPr="00AC7417">
        <w:rPr>
          <w:rFonts w:ascii="Georgia" w:hAnsi="Georgia" w:cs="Times New Roman"/>
          <w:sz w:val="22"/>
          <w:szCs w:val="22"/>
        </w:rPr>
        <w:lastRenderedPageBreak/>
        <w:t xml:space="preserve">Miyashita K, </w:t>
      </w:r>
      <w:proofErr w:type="spellStart"/>
      <w:r w:rsidRPr="00AC7417">
        <w:rPr>
          <w:rFonts w:ascii="Georgia" w:hAnsi="Georgia" w:cs="Times New Roman"/>
          <w:sz w:val="22"/>
          <w:szCs w:val="22"/>
        </w:rPr>
        <w:t>Tetsumura</w:t>
      </w:r>
      <w:proofErr w:type="spellEnd"/>
      <w:r w:rsidRPr="00AC7417">
        <w:rPr>
          <w:rFonts w:ascii="Georgia" w:hAnsi="Georgia" w:cs="Times New Roman"/>
          <w:sz w:val="22"/>
          <w:szCs w:val="22"/>
        </w:rPr>
        <w:t xml:space="preserve"> K, Honda S, Oshima T, Kawabe R, Sasaki K. Diel changes in vertical distribution patterns of zooplankton and walleye pollock </w:t>
      </w:r>
      <w:proofErr w:type="gramStart"/>
      <w:r w:rsidRPr="00AC7417">
        <w:rPr>
          <w:rFonts w:ascii="Georgia" w:hAnsi="Georgia" w:cs="Times New Roman"/>
          <w:sz w:val="22"/>
          <w:szCs w:val="22"/>
        </w:rPr>
        <w:t xml:space="preserve">( </w:t>
      </w:r>
      <w:proofErr w:type="spellStart"/>
      <w:r w:rsidRPr="003978EF">
        <w:rPr>
          <w:rFonts w:ascii="Georgia" w:hAnsi="Georgia" w:cs="Times New Roman"/>
          <w:i/>
          <w:iCs/>
          <w:sz w:val="22"/>
          <w:szCs w:val="22"/>
          <w:rPrChange w:id="591" w:author="Marcel Gietzmann-Sanders" w:date="2026-02-05T08:19:00Z" w16du:dateUtc="2026-02-05T13:19:00Z">
            <w:rPr>
              <w:rFonts w:ascii="Georgia" w:hAnsi="Georgia" w:cs="Times New Roman"/>
              <w:sz w:val="22"/>
              <w:szCs w:val="22"/>
            </w:rPr>
          </w:rPrChange>
        </w:rPr>
        <w:t>Theragra</w:t>
      </w:r>
      <w:proofErr w:type="spellEnd"/>
      <w:proofErr w:type="gramEnd"/>
      <w:r w:rsidRPr="003978EF">
        <w:rPr>
          <w:rFonts w:ascii="Georgia" w:hAnsi="Georgia" w:cs="Times New Roman"/>
          <w:i/>
          <w:iCs/>
          <w:sz w:val="22"/>
          <w:szCs w:val="22"/>
          <w:rPrChange w:id="592" w:author="Marcel Gietzmann-Sanders" w:date="2026-02-05T08:19:00Z" w16du:dateUtc="2026-02-05T13:19:00Z">
            <w:rPr>
              <w:rFonts w:ascii="Georgia" w:hAnsi="Georgia" w:cs="Times New Roman"/>
              <w:sz w:val="22"/>
              <w:szCs w:val="22"/>
            </w:rPr>
          </w:rPrChange>
        </w:rPr>
        <w:t xml:space="preserve"> </w:t>
      </w:r>
      <w:proofErr w:type="spellStart"/>
      <w:proofErr w:type="gramStart"/>
      <w:r w:rsidRPr="003978EF">
        <w:rPr>
          <w:rFonts w:ascii="Georgia" w:hAnsi="Georgia" w:cs="Times New Roman"/>
          <w:i/>
          <w:iCs/>
          <w:sz w:val="22"/>
          <w:szCs w:val="22"/>
          <w:rPrChange w:id="593" w:author="Marcel Gietzmann-Sanders" w:date="2026-02-05T08:19:00Z" w16du:dateUtc="2026-02-05T13:19:00Z">
            <w:rPr>
              <w:rFonts w:ascii="Georgia" w:hAnsi="Georgia" w:cs="Times New Roman"/>
              <w:sz w:val="22"/>
              <w:szCs w:val="22"/>
            </w:rPr>
          </w:rPrChange>
        </w:rPr>
        <w:t>chalcogramma</w:t>
      </w:r>
      <w:proofErr w:type="spellEnd"/>
      <w:r w:rsidRPr="003978EF">
        <w:rPr>
          <w:rFonts w:ascii="Georgia" w:hAnsi="Georgia" w:cs="Times New Roman"/>
          <w:i/>
          <w:iCs/>
          <w:sz w:val="22"/>
          <w:szCs w:val="22"/>
          <w:rPrChange w:id="594" w:author="Marcel Gietzmann-Sanders" w:date="2026-02-05T08:19:00Z" w16du:dateUtc="2026-02-05T13:19:00Z">
            <w:rPr>
              <w:rFonts w:ascii="Georgia" w:hAnsi="Georgia" w:cs="Times New Roman"/>
              <w:sz w:val="22"/>
              <w:szCs w:val="22"/>
            </w:rPr>
          </w:rPrChange>
        </w:rPr>
        <w:t xml:space="preserve"> </w:t>
      </w:r>
      <w:r w:rsidRPr="00AC7417">
        <w:rPr>
          <w:rFonts w:ascii="Georgia" w:hAnsi="Georgia" w:cs="Times New Roman"/>
          <w:sz w:val="22"/>
          <w:szCs w:val="22"/>
        </w:rPr>
        <w:t>)</w:t>
      </w:r>
      <w:proofErr w:type="gramEnd"/>
      <w:r w:rsidRPr="00AC7417">
        <w:rPr>
          <w:rFonts w:ascii="Georgia" w:hAnsi="Georgia" w:cs="Times New Roman"/>
          <w:sz w:val="22"/>
          <w:szCs w:val="22"/>
        </w:rPr>
        <w:t xml:space="preserve"> off the Pacific coast of eastern Hokkaido, Japan, estimated by the volume back scattering strength (</w:t>
      </w:r>
      <w:proofErr w:type="spellStart"/>
      <w:r w:rsidRPr="00AC7417">
        <w:rPr>
          <w:rFonts w:ascii="Georgia" w:hAnsi="Georgia" w:cs="Times New Roman"/>
          <w:sz w:val="22"/>
          <w:szCs w:val="22"/>
        </w:rPr>
        <w:t>Sv</w:t>
      </w:r>
      <w:proofErr w:type="spellEnd"/>
      <w:r w:rsidRPr="00AC7417">
        <w:rPr>
          <w:rFonts w:ascii="Georgia" w:hAnsi="Georgia" w:cs="Times New Roman"/>
          <w:sz w:val="22"/>
          <w:szCs w:val="22"/>
        </w:rPr>
        <w:t>) difference method. Fisheries Oceanography. 2004 Dec;13(s1):99–110.</w:t>
      </w:r>
    </w:p>
    <w:p w14:paraId="4474C02E" w14:textId="33B6BC41" w:rsidR="00E317D8" w:rsidRPr="009B78C6" w:rsidDel="00865647" w:rsidRDefault="00E317D8" w:rsidP="009B78C6">
      <w:pPr>
        <w:pStyle w:val="ListParagraph"/>
        <w:numPr>
          <w:ilvl w:val="0"/>
          <w:numId w:val="1"/>
        </w:numPr>
        <w:spacing w:line="480" w:lineRule="auto"/>
        <w:rPr>
          <w:del w:id="595" w:author="Marcel Gietzmann-Sanders" w:date="2026-02-05T10:29:00Z" w16du:dateUtc="2026-02-05T15:29:00Z"/>
          <w:rFonts w:ascii="Georgia" w:hAnsi="Georgia"/>
          <w:sz w:val="22"/>
          <w:szCs w:val="22"/>
          <w:rPrChange w:id="596" w:author="Marcel Gietzmann-Sanders" w:date="2026-02-05T10:35:00Z" w16du:dateUtc="2026-02-05T15:35:00Z">
            <w:rPr>
              <w:del w:id="597" w:author="Marcel Gietzmann-Sanders" w:date="2026-02-05T10:29:00Z" w16du:dateUtc="2026-02-05T15:29:00Z"/>
            </w:rPr>
          </w:rPrChange>
        </w:rPr>
        <w:pPrChange w:id="598" w:author="Marcel Gietzmann-Sanders" w:date="2026-02-05T10:35:00Z" w16du:dateUtc="2026-02-05T15:35:00Z">
          <w:pPr>
            <w:pStyle w:val="ListParagraph"/>
            <w:numPr>
              <w:numId w:val="1"/>
            </w:numPr>
            <w:spacing w:line="480" w:lineRule="auto"/>
            <w:ind w:hanging="360"/>
          </w:pPr>
        </w:pPrChange>
      </w:pPr>
      <w:del w:id="599" w:author="Marcel Gietzmann-Sanders" w:date="2026-02-05T10:35:00Z" w16du:dateUtc="2026-02-05T15:35:00Z">
        <w:r w:rsidRPr="009B78C6" w:rsidDel="009B78C6">
          <w:rPr>
            <w:rFonts w:ascii="Georgia" w:hAnsi="Georgia"/>
            <w:sz w:val="22"/>
            <w:szCs w:val="22"/>
            <w:rPrChange w:id="600" w:author="Marcel Gietzmann-Sanders" w:date="2026-02-05T10:35:00Z" w16du:dateUtc="2026-02-05T15:35:00Z">
              <w:rPr/>
            </w:rPrChange>
          </w:rPr>
          <w:delText>Monnahan CC, Thorson JT, Kotwicki S, Lauffenburger N, Ianelli JN, Punt AE. Incorporating vertical distribution in index standardization accounts for spatiotemporal availability to acoustic and bottom trawl gear for semi-pelagic species. Godo OR, editor. ICES Journal of Marine Science. 2021 Sep</w:delText>
        </w:r>
      </w:del>
      <w:del w:id="601" w:author="Marcel Gietzmann-Sanders" w:date="2026-02-05T10:15:00Z" w16du:dateUtc="2026-02-05T15:15:00Z">
        <w:r w:rsidRPr="009B78C6" w:rsidDel="002B61DC">
          <w:rPr>
            <w:rFonts w:ascii="Georgia" w:hAnsi="Georgia"/>
            <w:sz w:val="22"/>
            <w:szCs w:val="22"/>
            <w:rPrChange w:id="602" w:author="Marcel Gietzmann-Sanders" w:date="2026-02-05T10:35:00Z" w16du:dateUtc="2026-02-05T15:35:00Z">
              <w:rPr/>
            </w:rPrChange>
          </w:rPr>
          <w:delText>t</w:delText>
        </w:r>
      </w:del>
      <w:del w:id="603" w:author="Marcel Gietzmann-Sanders" w:date="2026-02-05T10:35:00Z" w16du:dateUtc="2026-02-05T15:35:00Z">
        <w:r w:rsidRPr="009B78C6" w:rsidDel="009B78C6">
          <w:rPr>
            <w:rFonts w:ascii="Georgia" w:hAnsi="Georgia"/>
            <w:sz w:val="22"/>
            <w:szCs w:val="22"/>
            <w:rPrChange w:id="604" w:author="Marcel Gietzmann-Sanders" w:date="2026-02-05T10:35:00Z" w16du:dateUtc="2026-02-05T15:35:00Z">
              <w:rPr/>
            </w:rPrChange>
          </w:rPr>
          <w:delText xml:space="preserve"> 7;78(5):1826–39.</w:delText>
        </w:r>
      </w:del>
    </w:p>
    <w:p w14:paraId="02EAF097" w14:textId="0460D79E" w:rsidR="00E317D8" w:rsidRPr="00E60A6E" w:rsidDel="00E60A6E" w:rsidRDefault="00657E8A" w:rsidP="009B78C6">
      <w:pPr>
        <w:pStyle w:val="ListParagraph"/>
        <w:rPr>
          <w:del w:id="605" w:author="Marcel Gietzmann-Sanders" w:date="2026-02-05T10:02:00Z" w16du:dateUtc="2026-02-05T15:02:00Z"/>
        </w:rPr>
        <w:pPrChange w:id="606" w:author="Marcel Gietzmann-Sanders" w:date="2026-02-05T10:35:00Z" w16du:dateUtc="2026-02-05T15:35:00Z">
          <w:pPr>
            <w:pStyle w:val="ListParagraph"/>
            <w:numPr>
              <w:numId w:val="1"/>
            </w:numPr>
            <w:spacing w:line="480" w:lineRule="auto"/>
            <w:ind w:hanging="360"/>
          </w:pPr>
        </w:pPrChange>
      </w:pPr>
      <w:del w:id="607" w:author="Marcel Gietzmann-Sanders" w:date="2026-02-05T10:02:00Z" w16du:dateUtc="2026-02-05T15:02:00Z">
        <w:r w:rsidRPr="00E60A6E" w:rsidDel="00E60A6E">
          <w:delText xml:space="preserve">North Pacific Fishery Management Council. </w:delText>
        </w:r>
        <w:r w:rsidRPr="00E60A6E" w:rsidDel="00E60A6E">
          <w:rPr>
            <w:rStyle w:val="Emphasis"/>
            <w:rFonts w:ascii="Georgia" w:hAnsi="Georgia" w:cs="Times New Roman"/>
            <w:i w:val="0"/>
            <w:iCs w:val="0"/>
            <w:sz w:val="22"/>
            <w:szCs w:val="22"/>
          </w:rPr>
          <w:delText>Bering Sea salmon bycatch update</w:delText>
        </w:r>
        <w:r w:rsidRPr="00E60A6E" w:rsidDel="00E60A6E">
          <w:delText xml:space="preserve">. </w:delText>
        </w:r>
        <w:r w:rsidR="00E317D8" w:rsidRPr="00E60A6E" w:rsidDel="00E60A6E">
          <w:delText xml:space="preserve">2022. </w:delText>
        </w:r>
        <w:r w:rsidRPr="00E60A6E" w:rsidDel="00E60A6E">
          <w:delText xml:space="preserve">Retrieved from </w:delText>
        </w:r>
        <w:r w:rsidRPr="009B78C6" w:rsidDel="00E60A6E">
          <w:fldChar w:fldCharType="begin"/>
        </w:r>
        <w:r w:rsidRPr="009B78C6" w:rsidDel="00E60A6E">
          <w:delInstrText>HYPERLINK "https://www.npfmc.org" \t "_new"</w:delInstrText>
        </w:r>
        <w:r w:rsidRPr="009B78C6" w:rsidDel="00E60A6E">
          <w:fldChar w:fldCharType="separate"/>
        </w:r>
        <w:r w:rsidRPr="00E60A6E" w:rsidDel="00E60A6E">
          <w:rPr>
            <w:rStyle w:val="Hyperlink"/>
            <w:rFonts w:ascii="Georgia" w:hAnsi="Georgia" w:cs="Times New Roman"/>
            <w:sz w:val="22"/>
            <w:szCs w:val="22"/>
          </w:rPr>
          <w:delText>https://www.npfmc.org</w:delText>
        </w:r>
        <w:r w:rsidRPr="009B78C6" w:rsidDel="00E60A6E">
          <w:fldChar w:fldCharType="end"/>
        </w:r>
      </w:del>
    </w:p>
    <w:p w14:paraId="1CEB2056" w14:textId="77777777" w:rsidR="00E60A6E" w:rsidRPr="00AC7417" w:rsidRDefault="00E60A6E" w:rsidP="009B78C6">
      <w:pPr>
        <w:pStyle w:val="ListParagraph"/>
        <w:numPr>
          <w:ilvl w:val="0"/>
          <w:numId w:val="1"/>
        </w:numPr>
        <w:spacing w:line="480" w:lineRule="auto"/>
        <w:rPr>
          <w:ins w:id="608" w:author="Marcel Gietzmann-Sanders" w:date="2026-02-05T10:02:00Z" w16du:dateUtc="2026-02-05T15:02:00Z"/>
        </w:rPr>
      </w:pPr>
    </w:p>
    <w:p w14:paraId="6A2EEBAE" w14:textId="112B9332" w:rsidR="00657E8A" w:rsidDel="00E60A6E" w:rsidRDefault="00657E8A" w:rsidP="003069E2">
      <w:pPr>
        <w:pStyle w:val="ListParagraph"/>
        <w:numPr>
          <w:ilvl w:val="0"/>
          <w:numId w:val="1"/>
        </w:numPr>
        <w:spacing w:line="480" w:lineRule="auto"/>
        <w:rPr>
          <w:del w:id="609" w:author="Marcel Gietzmann-Sanders" w:date="2026-02-05T10:04:00Z" w16du:dateUtc="2026-02-05T15:04:00Z"/>
          <w:rFonts w:ascii="Georgia" w:hAnsi="Georgia" w:cs="Times New Roman"/>
          <w:sz w:val="22"/>
          <w:szCs w:val="22"/>
        </w:rPr>
      </w:pPr>
      <w:del w:id="610" w:author="Marcel Gietzmann-Sanders" w:date="2026-02-05T10:04:00Z" w16du:dateUtc="2026-02-05T15:04:00Z">
        <w:r w:rsidRPr="00AC7417" w:rsidDel="00E60A6E">
          <w:rPr>
            <w:rFonts w:ascii="Georgia" w:hAnsi="Georgia" w:cs="Times New Roman"/>
            <w:sz w:val="22"/>
            <w:szCs w:val="22"/>
          </w:rPr>
          <w:delText xml:space="preserve">North Pacific Fishery Management Council. </w:delText>
        </w:r>
        <w:r w:rsidRPr="00AC7417" w:rsidDel="00E60A6E">
          <w:rPr>
            <w:rStyle w:val="Emphasis"/>
            <w:rFonts w:ascii="Georgia" w:hAnsi="Georgia" w:cs="Times New Roman"/>
            <w:i w:val="0"/>
            <w:iCs w:val="0"/>
            <w:sz w:val="22"/>
            <w:szCs w:val="22"/>
          </w:rPr>
          <w:delText>Fisheries Management Plan for the Groundfish fisheries of the Gulf of Alaska.</w:delText>
        </w:r>
        <w:r w:rsidRPr="00AC7417" w:rsidDel="00E60A6E">
          <w:rPr>
            <w:rFonts w:ascii="Georgia" w:hAnsi="Georgia" w:cs="Times New Roman"/>
            <w:sz w:val="22"/>
            <w:szCs w:val="22"/>
          </w:rPr>
          <w:delText xml:space="preserve"> </w:delText>
        </w:r>
        <w:r w:rsidR="00E317D8" w:rsidRPr="00AC7417" w:rsidDel="00E60A6E">
          <w:rPr>
            <w:rFonts w:ascii="Georgia" w:hAnsi="Georgia" w:cs="Times New Roman"/>
            <w:sz w:val="22"/>
            <w:szCs w:val="22"/>
          </w:rPr>
          <w:delText xml:space="preserve">2024. </w:delText>
        </w:r>
        <w:r w:rsidRPr="00AC7417" w:rsidDel="00E60A6E">
          <w:rPr>
            <w:rFonts w:ascii="Georgia" w:hAnsi="Georgia" w:cs="Times New Roman"/>
            <w:sz w:val="22"/>
            <w:szCs w:val="22"/>
          </w:rPr>
          <w:delText xml:space="preserve">Retrieved from </w:delText>
        </w:r>
        <w:r w:rsidDel="00E60A6E">
          <w:fldChar w:fldCharType="begin"/>
        </w:r>
        <w:r w:rsidDel="00E60A6E">
          <w:delInstrText>HYPERLINK "https://www.npfmc.org" \t "_new"</w:delInstrText>
        </w:r>
        <w:r w:rsidDel="00E60A6E">
          <w:fldChar w:fldCharType="separate"/>
        </w:r>
        <w:r w:rsidRPr="00AC7417" w:rsidDel="00E60A6E">
          <w:rPr>
            <w:rStyle w:val="Hyperlink"/>
            <w:rFonts w:ascii="Georgia" w:hAnsi="Georgia" w:cs="Times New Roman"/>
            <w:sz w:val="22"/>
            <w:szCs w:val="22"/>
          </w:rPr>
          <w:delText>https://www.npfmc.org</w:delText>
        </w:r>
        <w:r w:rsidDel="00E60A6E">
          <w:fldChar w:fldCharType="end"/>
        </w:r>
      </w:del>
    </w:p>
    <w:p w14:paraId="55A38588" w14:textId="77777777" w:rsidR="00E317D8" w:rsidRPr="009B78C6" w:rsidRDefault="00E317D8" w:rsidP="009B78C6">
      <w:pPr>
        <w:pStyle w:val="ListParagraph"/>
        <w:numPr>
          <w:ilvl w:val="0"/>
          <w:numId w:val="1"/>
        </w:numPr>
        <w:spacing w:line="480" w:lineRule="auto"/>
        <w:rPr>
          <w:rFonts w:ascii="Georgia" w:hAnsi="Georgia" w:cs="Times New Roman"/>
          <w:sz w:val="22"/>
          <w:szCs w:val="22"/>
          <w:rPrChange w:id="611" w:author="Marcel Gietzmann-Sanders" w:date="2026-02-05T10:36:00Z" w16du:dateUtc="2026-02-05T15:36:00Z">
            <w:rPr/>
          </w:rPrChange>
        </w:rPr>
      </w:pPr>
      <w:proofErr w:type="spellStart"/>
      <w:r w:rsidRPr="009B78C6">
        <w:rPr>
          <w:rFonts w:ascii="Georgia" w:hAnsi="Georgia"/>
          <w:sz w:val="22"/>
          <w:szCs w:val="22"/>
          <w:rPrChange w:id="612" w:author="Marcel Gietzmann-Sanders" w:date="2026-02-05T10:36:00Z" w16du:dateUtc="2026-02-05T15:36:00Z">
            <w:rPr/>
          </w:rPrChange>
        </w:rPr>
        <w:t>Orbesen</w:t>
      </w:r>
      <w:proofErr w:type="spellEnd"/>
      <w:r w:rsidRPr="009B78C6">
        <w:rPr>
          <w:rFonts w:ascii="Georgia" w:hAnsi="Georgia"/>
          <w:sz w:val="22"/>
          <w:szCs w:val="22"/>
          <w:rPrChange w:id="613" w:author="Marcel Gietzmann-Sanders" w:date="2026-02-05T10:36:00Z" w16du:dateUtc="2026-02-05T15:36:00Z">
            <w:rPr/>
          </w:rPrChange>
        </w:rPr>
        <w:t xml:space="preserve"> E, Snodgrass D, Shideler G, Brown C, Walter J. Diurnal patterns in Gulf of Mexico epipelagic predator interactions with pelagic longline gear: implications for target species catch rates and bycatch mitigation. </w:t>
      </w:r>
      <w:proofErr w:type="spellStart"/>
      <w:r w:rsidRPr="009B78C6">
        <w:rPr>
          <w:rFonts w:ascii="Georgia" w:hAnsi="Georgia"/>
          <w:sz w:val="22"/>
          <w:szCs w:val="22"/>
          <w:rPrChange w:id="614" w:author="Marcel Gietzmann-Sanders" w:date="2026-02-05T10:36:00Z" w16du:dateUtc="2026-02-05T15:36:00Z">
            <w:rPr/>
          </w:rPrChange>
        </w:rPr>
        <w:t>bms</w:t>
      </w:r>
      <w:proofErr w:type="spellEnd"/>
      <w:r w:rsidRPr="009B78C6">
        <w:rPr>
          <w:rFonts w:ascii="Georgia" w:hAnsi="Georgia"/>
          <w:sz w:val="22"/>
          <w:szCs w:val="22"/>
          <w:rPrChange w:id="615" w:author="Marcel Gietzmann-Sanders" w:date="2026-02-05T10:36:00Z" w16du:dateUtc="2026-02-05T15:36:00Z">
            <w:rPr/>
          </w:rPrChange>
        </w:rPr>
        <w:t>. 2017 Apr 1;93(2):573–89.</w:t>
      </w:r>
    </w:p>
    <w:p w14:paraId="39E9416A" w14:textId="71DED38E" w:rsidR="00E317D8" w:rsidRPr="00AC7417" w:rsidDel="004422D3" w:rsidRDefault="00E317D8" w:rsidP="003069E2">
      <w:pPr>
        <w:pStyle w:val="ListParagraph"/>
        <w:numPr>
          <w:ilvl w:val="0"/>
          <w:numId w:val="1"/>
        </w:numPr>
        <w:spacing w:line="480" w:lineRule="auto"/>
        <w:rPr>
          <w:del w:id="616" w:author="Marcel Gietzmann-Sanders" w:date="2026-02-05T10:51:00Z" w16du:dateUtc="2026-02-05T15:51:00Z"/>
          <w:rFonts w:ascii="Georgia" w:hAnsi="Georgia" w:cs="Times New Roman"/>
          <w:sz w:val="22"/>
          <w:szCs w:val="22"/>
        </w:rPr>
      </w:pPr>
      <w:del w:id="617" w:author="Marcel Gietzmann-Sanders" w:date="2026-02-05T10:51:00Z" w16du:dateUtc="2026-02-05T15:51:00Z">
        <w:r w:rsidRPr="00AC7417" w:rsidDel="004422D3">
          <w:rPr>
            <w:rFonts w:ascii="Georgia" w:hAnsi="Georgia" w:cs="Times New Roman"/>
            <w:sz w:val="22"/>
            <w:szCs w:val="22"/>
          </w:rPr>
          <w:delText>Orsi JA, Wertheimer AC. Marine Vertical Distribution of Juvenile Chinook and Coho Salmon in Southeastern Alaska. Transactions of the American Fisheries Society. 1995 Mar;124(2):159–69.</w:delText>
        </w:r>
      </w:del>
    </w:p>
    <w:p w14:paraId="38883544" w14:textId="7F876B22" w:rsidR="008167C8" w:rsidDel="00E60A6E" w:rsidRDefault="00E60A6E" w:rsidP="003069E2">
      <w:pPr>
        <w:pStyle w:val="ListParagraph"/>
        <w:numPr>
          <w:ilvl w:val="0"/>
          <w:numId w:val="1"/>
        </w:numPr>
        <w:spacing w:line="480" w:lineRule="auto"/>
        <w:rPr>
          <w:del w:id="618" w:author="Marcel Gietzmann-Sanders" w:date="2026-02-05T10:05:00Z" w16du:dateUtc="2026-02-05T15:05:00Z"/>
          <w:rFonts w:ascii="Georgia" w:hAnsi="Georgia" w:cs="Times New Roman"/>
          <w:sz w:val="22"/>
          <w:szCs w:val="22"/>
        </w:rPr>
      </w:pPr>
      <w:ins w:id="619" w:author="Marcel Gietzmann-Sanders" w:date="2026-02-05T10:05:00Z" w16du:dateUtc="2026-02-05T15:05:00Z">
        <w:r w:rsidRPr="00E60A6E">
          <w:rPr>
            <w:rFonts w:ascii="Georgia" w:hAnsi="Georgia" w:cs="Times New Roman"/>
            <w:sz w:val="22"/>
            <w:szCs w:val="22"/>
          </w:rPr>
          <w:t>Quinn T. The behavior and ecology of Pacific salmon and trout. 2nd ed. Seattle (WA): University of Washington Press; 2018.</w:t>
        </w:r>
      </w:ins>
      <w:del w:id="620" w:author="Marcel Gietzmann-Sanders" w:date="2026-02-05T10:05:00Z" w16du:dateUtc="2026-02-05T15:05:00Z">
        <w:r w:rsidR="008167C8" w:rsidRPr="00AC7417" w:rsidDel="00E60A6E">
          <w:rPr>
            <w:rFonts w:ascii="Georgia" w:hAnsi="Georgia" w:cs="Times New Roman"/>
            <w:sz w:val="22"/>
            <w:szCs w:val="22"/>
          </w:rPr>
          <w:delText>Quinn T. The behavior and ecology of Pacific salmon and trout. Second Edition. University of Washington Press, Seattle, Washington.</w:delText>
        </w:r>
        <w:r w:rsidR="00E317D8" w:rsidRPr="00AC7417" w:rsidDel="00E60A6E">
          <w:rPr>
            <w:rFonts w:ascii="Georgia" w:hAnsi="Georgia" w:cs="Times New Roman"/>
            <w:sz w:val="22"/>
            <w:szCs w:val="22"/>
          </w:rPr>
          <w:delText xml:space="preserve"> 2018.</w:delText>
        </w:r>
      </w:del>
    </w:p>
    <w:p w14:paraId="090E7B1F" w14:textId="77777777" w:rsidR="00E60A6E" w:rsidRPr="00AC7417" w:rsidRDefault="00E60A6E" w:rsidP="003069E2">
      <w:pPr>
        <w:pStyle w:val="ListParagraph"/>
        <w:numPr>
          <w:ilvl w:val="0"/>
          <w:numId w:val="1"/>
        </w:numPr>
        <w:spacing w:line="480" w:lineRule="auto"/>
        <w:rPr>
          <w:ins w:id="621" w:author="Marcel Gietzmann-Sanders" w:date="2026-02-05T10:05:00Z" w16du:dateUtc="2026-02-05T15:05:00Z"/>
          <w:rFonts w:ascii="Georgia" w:hAnsi="Georgia" w:cs="Times New Roman"/>
          <w:sz w:val="22"/>
          <w:szCs w:val="22"/>
        </w:rPr>
      </w:pPr>
    </w:p>
    <w:p w14:paraId="04302AE4" w14:textId="77777777"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Rohner C, Bealey R, </w:t>
      </w:r>
      <w:proofErr w:type="spellStart"/>
      <w:r w:rsidRPr="00AC7417">
        <w:rPr>
          <w:rFonts w:ascii="Georgia" w:hAnsi="Georgia" w:cs="Times New Roman"/>
          <w:sz w:val="22"/>
          <w:szCs w:val="22"/>
        </w:rPr>
        <w:t>Fulanda</w:t>
      </w:r>
      <w:proofErr w:type="spellEnd"/>
      <w:r w:rsidRPr="00AC7417">
        <w:rPr>
          <w:rFonts w:ascii="Georgia" w:hAnsi="Georgia" w:cs="Times New Roman"/>
          <w:sz w:val="22"/>
          <w:szCs w:val="22"/>
        </w:rPr>
        <w:t xml:space="preserve"> B, Prebble C, Williams S, Pierce S. Vertical habitat </w:t>
      </w:r>
      <w:proofErr w:type="gramStart"/>
      <w:r w:rsidRPr="00AC7417">
        <w:rPr>
          <w:rFonts w:ascii="Georgia" w:hAnsi="Georgia" w:cs="Times New Roman"/>
          <w:sz w:val="22"/>
          <w:szCs w:val="22"/>
        </w:rPr>
        <w:t>use</w:t>
      </w:r>
      <w:proofErr w:type="gramEnd"/>
      <w:r w:rsidRPr="00AC7417">
        <w:rPr>
          <w:rFonts w:ascii="Georgia" w:hAnsi="Georgia" w:cs="Times New Roman"/>
          <w:sz w:val="22"/>
          <w:szCs w:val="22"/>
        </w:rPr>
        <w:t xml:space="preserve"> by black and striped marlin in the Western Indian Ocean. Mar </w:t>
      </w:r>
      <w:proofErr w:type="spellStart"/>
      <w:r w:rsidRPr="00AC7417">
        <w:rPr>
          <w:rFonts w:ascii="Georgia" w:hAnsi="Georgia" w:cs="Times New Roman"/>
          <w:sz w:val="22"/>
          <w:szCs w:val="22"/>
        </w:rPr>
        <w:t>Ecol</w:t>
      </w:r>
      <w:proofErr w:type="spellEnd"/>
      <w:r w:rsidRPr="00AC7417">
        <w:rPr>
          <w:rFonts w:ascii="Georgia" w:hAnsi="Georgia" w:cs="Times New Roman"/>
          <w:sz w:val="22"/>
          <w:szCs w:val="22"/>
        </w:rPr>
        <w:t xml:space="preserve"> Prog Ser. 2022 Jun</w:t>
      </w:r>
      <w:del w:id="622" w:author="Marcel Gietzmann-Sanders" w:date="2026-02-05T10:15:00Z" w16du:dateUtc="2026-02-05T15:15:00Z">
        <w:r w:rsidRPr="00AC7417" w:rsidDel="002B61DC">
          <w:rPr>
            <w:rFonts w:ascii="Georgia" w:hAnsi="Georgia" w:cs="Times New Roman"/>
            <w:sz w:val="22"/>
            <w:szCs w:val="22"/>
          </w:rPr>
          <w:delText>e</w:delText>
        </w:r>
      </w:del>
      <w:r w:rsidRPr="00AC7417">
        <w:rPr>
          <w:rFonts w:ascii="Georgia" w:hAnsi="Georgia" w:cs="Times New Roman"/>
          <w:sz w:val="22"/>
          <w:szCs w:val="22"/>
        </w:rPr>
        <w:t xml:space="preserve"> </w:t>
      </w:r>
      <w:proofErr w:type="gramStart"/>
      <w:r w:rsidRPr="00AC7417">
        <w:rPr>
          <w:rFonts w:ascii="Georgia" w:hAnsi="Georgia" w:cs="Times New Roman"/>
          <w:sz w:val="22"/>
          <w:szCs w:val="22"/>
        </w:rPr>
        <w:t>2;690:165</w:t>
      </w:r>
      <w:proofErr w:type="gramEnd"/>
      <w:r w:rsidRPr="00AC7417">
        <w:rPr>
          <w:rFonts w:ascii="Georgia" w:hAnsi="Georgia" w:cs="Times New Roman"/>
          <w:sz w:val="22"/>
          <w:szCs w:val="22"/>
        </w:rPr>
        <w:t>–83.</w:t>
      </w:r>
    </w:p>
    <w:p w14:paraId="1F3AD738" w14:textId="77777777"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Sabal MC, Richerson K, Moran P, Levi T, Tuttle VJ, Banks M. Warm oceans exacerbate Chinook salmon bycatch in the Pacific hake fishery driven by thermal and diel depth</w:t>
      </w:r>
      <w:r w:rsidRPr="00AC7417">
        <w:rPr>
          <w:rFonts w:ascii="Cambria Math" w:hAnsi="Cambria Math" w:cs="Cambria Math"/>
          <w:sz w:val="22"/>
          <w:szCs w:val="22"/>
        </w:rPr>
        <w:t>‐</w:t>
      </w:r>
      <w:r w:rsidRPr="00AC7417">
        <w:rPr>
          <w:rFonts w:ascii="Georgia" w:hAnsi="Georgia" w:cs="Times New Roman"/>
          <w:sz w:val="22"/>
          <w:szCs w:val="22"/>
        </w:rPr>
        <w:t xml:space="preserve">use </w:t>
      </w:r>
      <w:proofErr w:type="spellStart"/>
      <w:r w:rsidRPr="00AC7417">
        <w:rPr>
          <w:rFonts w:ascii="Georgia" w:hAnsi="Georgia" w:cs="Times New Roman"/>
          <w:sz w:val="22"/>
          <w:szCs w:val="22"/>
        </w:rPr>
        <w:t>behaviours</w:t>
      </w:r>
      <w:proofErr w:type="spellEnd"/>
      <w:r w:rsidRPr="00AC7417">
        <w:rPr>
          <w:rFonts w:ascii="Georgia" w:hAnsi="Georgia" w:cs="Times New Roman"/>
          <w:sz w:val="22"/>
          <w:szCs w:val="22"/>
        </w:rPr>
        <w:t>. Fish and Fisheries. 2023 Nov;24(6):910–23.</w:t>
      </w:r>
    </w:p>
    <w:p w14:paraId="6F293927" w14:textId="77777777"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Santora JA, Mantua NJ, Schroeder ID, Field JC, Hazen EL, Bograd SJ, et al. Habitat compression and ecosystem shifts as potential links between marine heatwave and record whale entanglements. Nat Commun. 2020 Jan 27;11(1):536.</w:t>
      </w:r>
    </w:p>
    <w:p w14:paraId="0D75333E" w14:textId="77777777"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Schaefer KM, Fuller DW, Block BA. Movements, behavior, and habitat utilization of yellowfin tuna (</w:t>
      </w:r>
      <w:r w:rsidRPr="003978EF">
        <w:rPr>
          <w:rFonts w:ascii="Georgia" w:hAnsi="Georgia" w:cs="Times New Roman"/>
          <w:i/>
          <w:iCs/>
          <w:sz w:val="22"/>
          <w:szCs w:val="22"/>
          <w:rPrChange w:id="623" w:author="Marcel Gietzmann-Sanders" w:date="2026-02-05T08:20:00Z" w16du:dateUtc="2026-02-05T13:20:00Z">
            <w:rPr>
              <w:rFonts w:ascii="Georgia" w:hAnsi="Georgia" w:cs="Times New Roman"/>
              <w:sz w:val="22"/>
              <w:szCs w:val="22"/>
            </w:rPr>
          </w:rPrChange>
        </w:rPr>
        <w:t xml:space="preserve">Thunnus </w:t>
      </w:r>
      <w:proofErr w:type="spellStart"/>
      <w:r w:rsidRPr="003978EF">
        <w:rPr>
          <w:rFonts w:ascii="Georgia" w:hAnsi="Georgia" w:cs="Times New Roman"/>
          <w:i/>
          <w:iCs/>
          <w:sz w:val="22"/>
          <w:szCs w:val="22"/>
          <w:rPrChange w:id="624" w:author="Marcel Gietzmann-Sanders" w:date="2026-02-05T08:20:00Z" w16du:dateUtc="2026-02-05T13:20:00Z">
            <w:rPr>
              <w:rFonts w:ascii="Georgia" w:hAnsi="Georgia" w:cs="Times New Roman"/>
              <w:sz w:val="22"/>
              <w:szCs w:val="22"/>
            </w:rPr>
          </w:rPrChange>
        </w:rPr>
        <w:t>albacares</w:t>
      </w:r>
      <w:proofErr w:type="spellEnd"/>
      <w:r w:rsidRPr="00AC7417">
        <w:rPr>
          <w:rFonts w:ascii="Georgia" w:hAnsi="Georgia" w:cs="Times New Roman"/>
          <w:sz w:val="22"/>
          <w:szCs w:val="22"/>
        </w:rPr>
        <w:t>) in the northeastern Pacific Ocean, ascertained through archival tag data. Mar Biol. 2007 Sep</w:t>
      </w:r>
      <w:del w:id="625" w:author="Marcel Gietzmann-Sanders" w:date="2026-02-05T10:15:00Z" w16du:dateUtc="2026-02-05T15:15:00Z">
        <w:r w:rsidRPr="00AC7417" w:rsidDel="002B61DC">
          <w:rPr>
            <w:rFonts w:ascii="Georgia" w:hAnsi="Georgia" w:cs="Times New Roman"/>
            <w:sz w:val="22"/>
            <w:szCs w:val="22"/>
          </w:rPr>
          <w:delText>t</w:delText>
        </w:r>
      </w:del>
      <w:r w:rsidRPr="00AC7417">
        <w:rPr>
          <w:rFonts w:ascii="Georgia" w:hAnsi="Georgia" w:cs="Times New Roman"/>
          <w:sz w:val="22"/>
          <w:szCs w:val="22"/>
        </w:rPr>
        <w:t>;152(3):503–25.</w:t>
      </w:r>
    </w:p>
    <w:p w14:paraId="0698E7E1" w14:textId="1B9631A5" w:rsidR="00657E8A" w:rsidDel="002B61DC" w:rsidRDefault="002B61DC" w:rsidP="003069E2">
      <w:pPr>
        <w:pStyle w:val="ListParagraph"/>
        <w:numPr>
          <w:ilvl w:val="0"/>
          <w:numId w:val="1"/>
        </w:numPr>
        <w:spacing w:line="480" w:lineRule="auto"/>
        <w:rPr>
          <w:del w:id="626" w:author="Marcel Gietzmann-Sanders" w:date="2026-02-05T10:13:00Z" w16du:dateUtc="2026-02-05T15:13:00Z"/>
          <w:rFonts w:ascii="Georgia" w:hAnsi="Georgia" w:cs="Times New Roman"/>
          <w:sz w:val="22"/>
          <w:szCs w:val="22"/>
        </w:rPr>
      </w:pPr>
      <w:ins w:id="627" w:author="Marcel Gietzmann-Sanders" w:date="2026-02-05T10:13:00Z" w16du:dateUtc="2026-02-05T15:13:00Z">
        <w:r w:rsidRPr="002B61DC">
          <w:rPr>
            <w:rFonts w:ascii="Georgia" w:hAnsi="Georgia" w:cs="Times New Roman"/>
            <w:sz w:val="22"/>
            <w:szCs w:val="22"/>
          </w:rPr>
          <w:t>Seitz AC, Courtney MB. Telemetry and Genetic Identity of Chinook Salmon in Alaska: Final Report. Fairbanks (AK): University of Alaska Fairbanks, College of Fisheries and Ocean Sciences; 2024. Cooperative Agreement No.: N62473-20-2-0001. Submitted to Naval Facilities Engineering Systems Command.</w:t>
        </w:r>
        <w:r w:rsidRPr="002B61DC" w:rsidDel="002B61DC">
          <w:rPr>
            <w:rFonts w:ascii="Georgia" w:hAnsi="Georgia" w:cs="Times New Roman"/>
            <w:sz w:val="22"/>
            <w:szCs w:val="22"/>
          </w:rPr>
          <w:t xml:space="preserve"> </w:t>
        </w:r>
      </w:ins>
      <w:del w:id="628" w:author="Marcel Gietzmann-Sanders" w:date="2026-02-05T10:13:00Z" w16du:dateUtc="2026-02-05T15:13:00Z">
        <w:r w:rsidR="00657E8A" w:rsidRPr="00AC7417" w:rsidDel="002B61DC">
          <w:rPr>
            <w:rFonts w:ascii="Georgia" w:hAnsi="Georgia" w:cs="Times New Roman"/>
            <w:sz w:val="22"/>
            <w:szCs w:val="22"/>
          </w:rPr>
          <w:delText>Seitz</w:delText>
        </w:r>
        <w:r w:rsidR="00E317D8" w:rsidRPr="00AC7417" w:rsidDel="002B61DC">
          <w:rPr>
            <w:rFonts w:ascii="Georgia" w:hAnsi="Georgia" w:cs="Times New Roman"/>
            <w:sz w:val="22"/>
            <w:szCs w:val="22"/>
          </w:rPr>
          <w:delText xml:space="preserve"> </w:delText>
        </w:r>
        <w:r w:rsidR="00657E8A" w:rsidRPr="00AC7417" w:rsidDel="002B61DC">
          <w:rPr>
            <w:rFonts w:ascii="Georgia" w:hAnsi="Georgia" w:cs="Times New Roman"/>
            <w:sz w:val="22"/>
            <w:szCs w:val="22"/>
          </w:rPr>
          <w:delText>A</w:delText>
        </w:r>
        <w:r w:rsidR="00E317D8" w:rsidRPr="00AC7417" w:rsidDel="002B61DC">
          <w:rPr>
            <w:rFonts w:ascii="Georgia" w:hAnsi="Georgia" w:cs="Times New Roman"/>
            <w:sz w:val="22"/>
            <w:szCs w:val="22"/>
          </w:rPr>
          <w:delText>C</w:delText>
        </w:r>
        <w:r w:rsidR="00657E8A" w:rsidRPr="00AC7417" w:rsidDel="002B61DC">
          <w:rPr>
            <w:rFonts w:ascii="Georgia" w:hAnsi="Georgia" w:cs="Times New Roman"/>
            <w:sz w:val="22"/>
            <w:szCs w:val="22"/>
          </w:rPr>
          <w:delText>, Courtney</w:delText>
        </w:r>
        <w:r w:rsidR="00E317D8" w:rsidRPr="00AC7417" w:rsidDel="002B61DC">
          <w:rPr>
            <w:rFonts w:ascii="Georgia" w:hAnsi="Georgia" w:cs="Times New Roman"/>
            <w:sz w:val="22"/>
            <w:szCs w:val="22"/>
          </w:rPr>
          <w:delText xml:space="preserve"> </w:delText>
        </w:r>
        <w:r w:rsidR="00657E8A" w:rsidRPr="00AC7417" w:rsidDel="002B61DC">
          <w:rPr>
            <w:rFonts w:ascii="Georgia" w:hAnsi="Georgia" w:cs="Times New Roman"/>
            <w:sz w:val="22"/>
            <w:szCs w:val="22"/>
          </w:rPr>
          <w:delText>MB</w:delText>
        </w:r>
        <w:r w:rsidR="00E317D8" w:rsidRPr="00AC7417" w:rsidDel="002B61DC">
          <w:rPr>
            <w:rFonts w:ascii="Georgia" w:hAnsi="Georgia" w:cs="Times New Roman"/>
            <w:sz w:val="22"/>
            <w:szCs w:val="22"/>
          </w:rPr>
          <w:delText>.</w:delText>
        </w:r>
        <w:r w:rsidR="00657E8A" w:rsidRPr="00AC7417" w:rsidDel="002B61DC">
          <w:rPr>
            <w:rFonts w:ascii="Georgia" w:hAnsi="Georgia" w:cs="Times New Roman"/>
            <w:sz w:val="22"/>
            <w:szCs w:val="22"/>
          </w:rPr>
          <w:delText xml:space="preserve"> Telemetry and Genetic Identity of Chinook Salmon in Alaska: Final Report.</w:delText>
        </w:r>
        <w:r w:rsidR="00E317D8" w:rsidRPr="00AC7417" w:rsidDel="002B61DC">
          <w:rPr>
            <w:rFonts w:ascii="Georgia" w:hAnsi="Georgia" w:cs="Times New Roman"/>
            <w:sz w:val="22"/>
            <w:szCs w:val="22"/>
          </w:rPr>
          <w:delText xml:space="preserve"> 2024</w:delText>
        </w:r>
      </w:del>
    </w:p>
    <w:p w14:paraId="5663C2AC" w14:textId="77777777" w:rsidR="002B61DC" w:rsidRPr="00AC7417" w:rsidRDefault="002B61DC" w:rsidP="003069E2">
      <w:pPr>
        <w:pStyle w:val="ListParagraph"/>
        <w:numPr>
          <w:ilvl w:val="0"/>
          <w:numId w:val="1"/>
        </w:numPr>
        <w:spacing w:line="480" w:lineRule="auto"/>
        <w:rPr>
          <w:ins w:id="629" w:author="Marcel Gietzmann-Sanders" w:date="2026-02-05T10:13:00Z" w16du:dateUtc="2026-02-05T15:13:00Z"/>
          <w:rFonts w:ascii="Georgia" w:hAnsi="Georgia" w:cs="Times New Roman"/>
          <w:sz w:val="22"/>
          <w:szCs w:val="22"/>
        </w:rPr>
      </w:pPr>
    </w:p>
    <w:p w14:paraId="50BBB4A5" w14:textId="77777777"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lastRenderedPageBreak/>
        <w:t>Shirk PL, Richerson K, Banks M, Tuttle V. Predicting bycatch of Chinook salmon in the Pacific hake fishery using spatiotemporal models. Zhou S, editor. ICES Journal of Marine Science. 2023 Jan 25;80(1):133–44.</w:t>
      </w:r>
    </w:p>
    <w:p w14:paraId="3BACCD77" w14:textId="6FCA1480" w:rsidR="00E317D8" w:rsidRPr="00AC7417" w:rsidDel="009B78C6" w:rsidRDefault="00E317D8" w:rsidP="003069E2">
      <w:pPr>
        <w:pStyle w:val="ListParagraph"/>
        <w:numPr>
          <w:ilvl w:val="0"/>
          <w:numId w:val="1"/>
        </w:numPr>
        <w:spacing w:line="480" w:lineRule="auto"/>
        <w:rPr>
          <w:moveFrom w:id="630" w:author="Marcel Gietzmann-Sanders" w:date="2026-02-05T10:40:00Z" w16du:dateUtc="2026-02-05T15:40:00Z"/>
          <w:rFonts w:ascii="Georgia" w:hAnsi="Georgia" w:cs="Times New Roman"/>
          <w:sz w:val="22"/>
          <w:szCs w:val="22"/>
        </w:rPr>
      </w:pPr>
      <w:moveFromRangeStart w:id="631" w:author="Marcel Gietzmann-Sanders" w:date="2026-02-05T10:40:00Z" w:name="move221180425"/>
      <w:moveFrom w:id="632" w:author="Marcel Gietzmann-Sanders" w:date="2026-02-05T10:40:00Z" w16du:dateUtc="2026-02-05T15:40:00Z">
        <w:r w:rsidRPr="00AC7417" w:rsidDel="009B78C6">
          <w:rPr>
            <w:rFonts w:ascii="Georgia" w:hAnsi="Georgia" w:cs="Times New Roman"/>
            <w:sz w:val="22"/>
            <w:szCs w:val="22"/>
          </w:rPr>
          <w:t>Squires D, Ballance LT, Dagorn L, Dutton PH, Lent R. Mitigating Bycatch: Novel Insights to Multidisciplinary Approaches. Front Mar Sci. 2021 Mar 19;8:613285.</w:t>
        </w:r>
      </w:moveFrom>
    </w:p>
    <w:moveFromRangeEnd w:id="631"/>
    <w:p w14:paraId="2BE31FDC" w14:textId="77777777" w:rsidR="00E317D8" w:rsidRPr="00AC7417" w:rsidRDefault="00E317D8" w:rsidP="003069E2">
      <w:pPr>
        <w:pStyle w:val="ListParagraph"/>
        <w:numPr>
          <w:ilvl w:val="0"/>
          <w:numId w:val="1"/>
        </w:numPr>
        <w:spacing w:line="480" w:lineRule="auto"/>
        <w:rPr>
          <w:rFonts w:ascii="Georgia" w:hAnsi="Georgia" w:cs="Times New Roman"/>
          <w:sz w:val="22"/>
          <w:szCs w:val="22"/>
        </w:rPr>
      </w:pPr>
      <w:proofErr w:type="spellStart"/>
      <w:r w:rsidRPr="00AC7417">
        <w:rPr>
          <w:rFonts w:ascii="Georgia" w:hAnsi="Georgia" w:cs="Times New Roman"/>
          <w:sz w:val="22"/>
          <w:szCs w:val="22"/>
          <w:lang w:val="de-DE"/>
        </w:rPr>
        <w:t>Stabeno</w:t>
      </w:r>
      <w:proofErr w:type="spellEnd"/>
      <w:r w:rsidRPr="00AC7417">
        <w:rPr>
          <w:rFonts w:ascii="Georgia" w:hAnsi="Georgia" w:cs="Times New Roman"/>
          <w:sz w:val="22"/>
          <w:szCs w:val="22"/>
          <w:lang w:val="de-DE"/>
        </w:rPr>
        <w:t xml:space="preserve"> PJ, Bond NA, Hermann AJ, Kachel NB, </w:t>
      </w:r>
      <w:proofErr w:type="spellStart"/>
      <w:r w:rsidRPr="00AC7417">
        <w:rPr>
          <w:rFonts w:ascii="Georgia" w:hAnsi="Georgia" w:cs="Times New Roman"/>
          <w:sz w:val="22"/>
          <w:szCs w:val="22"/>
          <w:lang w:val="de-DE"/>
        </w:rPr>
        <w:t>Mordy</w:t>
      </w:r>
      <w:proofErr w:type="spellEnd"/>
      <w:r w:rsidRPr="00AC7417">
        <w:rPr>
          <w:rFonts w:ascii="Georgia" w:hAnsi="Georgia" w:cs="Times New Roman"/>
          <w:sz w:val="22"/>
          <w:szCs w:val="22"/>
          <w:lang w:val="de-DE"/>
        </w:rPr>
        <w:t xml:space="preserve"> CW, Overland JE. </w:t>
      </w:r>
      <w:r w:rsidRPr="00AC7417">
        <w:rPr>
          <w:rFonts w:ascii="Georgia" w:hAnsi="Georgia" w:cs="Times New Roman"/>
          <w:sz w:val="22"/>
          <w:szCs w:val="22"/>
        </w:rPr>
        <w:t>Meteorology and oceanography of the Northern Gulf of Alaska. Continental Shelf Research. 2004 May;24(7–8):859–97.</w:t>
      </w:r>
    </w:p>
    <w:p w14:paraId="6849A869" w14:textId="38E4BF11"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Strøm JF, Thorstad EB, Hedger RD, Rikardsen AH. Revealing the full ocean migration of individual Atlantic salmon. Anim Biotelemetry. 2018 </w:t>
      </w:r>
      <w:proofErr w:type="gramStart"/>
      <w:r w:rsidRPr="00AC7417">
        <w:rPr>
          <w:rFonts w:ascii="Georgia" w:hAnsi="Georgia" w:cs="Times New Roman"/>
          <w:sz w:val="22"/>
          <w:szCs w:val="22"/>
        </w:rPr>
        <w:t>Dec;6</w:t>
      </w:r>
      <w:ins w:id="633" w:author="Marcel Gietzmann-Sanders" w:date="2026-02-05T10:16:00Z" w16du:dateUtc="2026-02-05T15:16:00Z">
        <w:r w:rsidR="002B61DC">
          <w:rPr>
            <w:rFonts w:ascii="Georgia" w:hAnsi="Georgia" w:cs="Times New Roman"/>
            <w:sz w:val="22"/>
            <w:szCs w:val="22"/>
          </w:rPr>
          <w:t>:2</w:t>
        </w:r>
      </w:ins>
      <w:proofErr w:type="gramEnd"/>
      <w:del w:id="634" w:author="Marcel Gietzmann-Sanders" w:date="2026-02-05T10:16:00Z" w16du:dateUtc="2026-02-05T15:16:00Z">
        <w:r w:rsidRPr="00AC7417" w:rsidDel="002B61DC">
          <w:rPr>
            <w:rFonts w:ascii="Georgia" w:hAnsi="Georgia" w:cs="Times New Roman"/>
            <w:sz w:val="22"/>
            <w:szCs w:val="22"/>
          </w:rPr>
          <w:delText>(1)</w:delText>
        </w:r>
      </w:del>
      <w:r w:rsidRPr="00AC7417">
        <w:rPr>
          <w:rFonts w:ascii="Georgia" w:hAnsi="Georgia" w:cs="Times New Roman"/>
          <w:sz w:val="22"/>
          <w:szCs w:val="22"/>
        </w:rPr>
        <w:t xml:space="preserve">. </w:t>
      </w:r>
    </w:p>
    <w:p w14:paraId="7B17EC1D" w14:textId="717F3374" w:rsidR="00E317D8" w:rsidRPr="00AC7417" w:rsidRDefault="00E317D8" w:rsidP="003069E2">
      <w:pPr>
        <w:pStyle w:val="ListParagraph"/>
        <w:numPr>
          <w:ilvl w:val="0"/>
          <w:numId w:val="1"/>
        </w:numPr>
        <w:spacing w:line="480" w:lineRule="auto"/>
        <w:rPr>
          <w:rFonts w:ascii="Georgia" w:hAnsi="Georgia" w:cs="Times New Roman"/>
          <w:sz w:val="22"/>
          <w:szCs w:val="22"/>
        </w:rPr>
      </w:pPr>
      <w:r w:rsidRPr="00AC7417">
        <w:rPr>
          <w:rFonts w:ascii="Georgia" w:hAnsi="Georgia" w:cs="Times New Roman"/>
          <w:sz w:val="22"/>
          <w:szCs w:val="22"/>
        </w:rPr>
        <w:t xml:space="preserve">Tanaka H, Takagi Y, Naito Y. </w:t>
      </w:r>
      <w:proofErr w:type="spellStart"/>
      <w:r w:rsidRPr="00AC7417">
        <w:rPr>
          <w:rFonts w:ascii="Georgia" w:hAnsi="Georgia" w:cs="Times New Roman"/>
          <w:sz w:val="22"/>
          <w:szCs w:val="22"/>
        </w:rPr>
        <w:t>Behavioural</w:t>
      </w:r>
      <w:proofErr w:type="spellEnd"/>
      <w:r w:rsidRPr="00AC7417">
        <w:rPr>
          <w:rFonts w:ascii="Georgia" w:hAnsi="Georgia" w:cs="Times New Roman"/>
          <w:sz w:val="22"/>
          <w:szCs w:val="22"/>
        </w:rPr>
        <w:t xml:space="preserve"> Thermoregulation of Chum Salmon During Homing Migration in Coastal Waters. Journal of Experimental Biology. 2000 Jun</w:t>
      </w:r>
      <w:del w:id="635" w:author="Marcel Gietzmann-Sanders" w:date="2026-02-05T10:15:00Z" w16du:dateUtc="2026-02-05T15:15:00Z">
        <w:r w:rsidRPr="00AC7417" w:rsidDel="002B61DC">
          <w:rPr>
            <w:rFonts w:ascii="Georgia" w:hAnsi="Georgia" w:cs="Times New Roman"/>
            <w:sz w:val="22"/>
            <w:szCs w:val="22"/>
          </w:rPr>
          <w:delText>e</w:delText>
        </w:r>
      </w:del>
      <w:r w:rsidRPr="00AC7417">
        <w:rPr>
          <w:rFonts w:ascii="Georgia" w:hAnsi="Georgia" w:cs="Times New Roman"/>
          <w:sz w:val="22"/>
          <w:szCs w:val="22"/>
        </w:rPr>
        <w:t xml:space="preserve"> 15;203(12):1825–33.</w:t>
      </w:r>
    </w:p>
    <w:p w14:paraId="72081758" w14:textId="0108D7A4" w:rsidR="000F4B16" w:rsidRPr="00AC7417" w:rsidRDefault="000F4B16" w:rsidP="003069E2">
      <w:pPr>
        <w:pStyle w:val="ListParagraph"/>
        <w:numPr>
          <w:ilvl w:val="0"/>
          <w:numId w:val="1"/>
        </w:numPr>
        <w:spacing w:line="480" w:lineRule="auto"/>
        <w:rPr>
          <w:rFonts w:ascii="Georgia" w:hAnsi="Georgia" w:cs="Times New Roman"/>
          <w:sz w:val="22"/>
          <w:szCs w:val="22"/>
        </w:rPr>
      </w:pPr>
      <w:proofErr w:type="spellStart"/>
      <w:r w:rsidRPr="00AC7417">
        <w:rPr>
          <w:rFonts w:ascii="Georgia" w:hAnsi="Georgia" w:cs="Times New Roman"/>
          <w:sz w:val="22"/>
          <w:szCs w:val="22"/>
        </w:rPr>
        <w:t>Verleysen</w:t>
      </w:r>
      <w:proofErr w:type="spellEnd"/>
      <w:r w:rsidRPr="00AC7417">
        <w:rPr>
          <w:rFonts w:ascii="Georgia" w:hAnsi="Georgia" w:cs="Times New Roman"/>
          <w:sz w:val="22"/>
          <w:szCs w:val="22"/>
        </w:rPr>
        <w:t xml:space="preserve"> M, François D. The Curse of Dimensionality in Data Mining and Time Series Prediction. In: </w:t>
      </w:r>
      <w:proofErr w:type="spellStart"/>
      <w:r w:rsidRPr="00AC7417">
        <w:rPr>
          <w:rFonts w:ascii="Georgia" w:hAnsi="Georgia" w:cs="Times New Roman"/>
          <w:sz w:val="22"/>
          <w:szCs w:val="22"/>
        </w:rPr>
        <w:t>Cabestany</w:t>
      </w:r>
      <w:proofErr w:type="spellEnd"/>
      <w:r w:rsidRPr="00AC7417">
        <w:rPr>
          <w:rFonts w:ascii="Georgia" w:hAnsi="Georgia" w:cs="Times New Roman"/>
          <w:sz w:val="22"/>
          <w:szCs w:val="22"/>
        </w:rPr>
        <w:t xml:space="preserve"> J, Prieto A, Sandoval F, editors. Computational Intelligence and Bioinspired Systems. </w:t>
      </w:r>
      <w:r w:rsidRPr="00AC7417">
        <w:rPr>
          <w:rFonts w:ascii="Georgia" w:hAnsi="Georgia" w:cs="Times New Roman"/>
          <w:sz w:val="22"/>
          <w:szCs w:val="22"/>
          <w:lang w:val="de-DE"/>
        </w:rPr>
        <w:t xml:space="preserve">Berlin, Heidelberg: Springer Berlin Heidelberg; 2005. p. 758–70. (Hutchison D, </w:t>
      </w:r>
      <w:proofErr w:type="spellStart"/>
      <w:r w:rsidRPr="00AC7417">
        <w:rPr>
          <w:rFonts w:ascii="Georgia" w:hAnsi="Georgia" w:cs="Times New Roman"/>
          <w:sz w:val="22"/>
          <w:szCs w:val="22"/>
          <w:lang w:val="de-DE"/>
        </w:rPr>
        <w:t>Kanade</w:t>
      </w:r>
      <w:proofErr w:type="spellEnd"/>
      <w:r w:rsidRPr="00AC7417">
        <w:rPr>
          <w:rFonts w:ascii="Georgia" w:hAnsi="Georgia" w:cs="Times New Roman"/>
          <w:sz w:val="22"/>
          <w:szCs w:val="22"/>
          <w:lang w:val="de-DE"/>
        </w:rPr>
        <w:t xml:space="preserve"> T, Kittler J, Kleinberg JM, Mattern F, Mitchell JC, et al., </w:t>
      </w:r>
      <w:proofErr w:type="spellStart"/>
      <w:r w:rsidRPr="00AC7417">
        <w:rPr>
          <w:rFonts w:ascii="Georgia" w:hAnsi="Georgia" w:cs="Times New Roman"/>
          <w:sz w:val="22"/>
          <w:szCs w:val="22"/>
          <w:lang w:val="de-DE"/>
        </w:rPr>
        <w:t>editors</w:t>
      </w:r>
      <w:proofErr w:type="spellEnd"/>
      <w:r w:rsidRPr="00AC7417">
        <w:rPr>
          <w:rFonts w:ascii="Georgia" w:hAnsi="Georgia" w:cs="Times New Roman"/>
          <w:sz w:val="22"/>
          <w:szCs w:val="22"/>
          <w:lang w:val="de-DE"/>
        </w:rPr>
        <w:t xml:space="preserve">. </w:t>
      </w:r>
      <w:r w:rsidRPr="00AC7417">
        <w:rPr>
          <w:rFonts w:ascii="Georgia" w:hAnsi="Georgia" w:cs="Times New Roman"/>
          <w:sz w:val="22"/>
          <w:szCs w:val="22"/>
        </w:rPr>
        <w:t xml:space="preserve">Lecture Notes in Computer Science; vol. 3512). </w:t>
      </w:r>
    </w:p>
    <w:p w14:paraId="33BB74AB" w14:textId="17288A48" w:rsidR="000F4B16" w:rsidDel="00E60A6E" w:rsidRDefault="00E60A6E" w:rsidP="003069E2">
      <w:pPr>
        <w:pStyle w:val="ListParagraph"/>
        <w:numPr>
          <w:ilvl w:val="0"/>
          <w:numId w:val="1"/>
        </w:numPr>
        <w:spacing w:line="480" w:lineRule="auto"/>
        <w:rPr>
          <w:del w:id="636" w:author="Marcel Gietzmann-Sanders" w:date="2026-02-05T10:06:00Z" w16du:dateUtc="2026-02-05T15:06:00Z"/>
          <w:rFonts w:ascii="Georgia" w:hAnsi="Georgia" w:cs="Times New Roman"/>
          <w:sz w:val="22"/>
          <w:szCs w:val="22"/>
        </w:rPr>
      </w:pPr>
      <w:ins w:id="637" w:author="Marcel Gietzmann-Sanders" w:date="2026-02-05T10:06:00Z" w16du:dateUtc="2026-02-05T15:06:00Z">
        <w:r w:rsidRPr="00E60A6E">
          <w:rPr>
            <w:rFonts w:ascii="Georgia" w:hAnsi="Georgia" w:cs="Times New Roman"/>
            <w:sz w:val="22"/>
            <w:szCs w:val="22"/>
          </w:rPr>
          <w:t xml:space="preserve">Walker RV, Sviridov VV, Urawa S, </w:t>
        </w:r>
        <w:proofErr w:type="spellStart"/>
        <w:r w:rsidRPr="00E60A6E">
          <w:rPr>
            <w:rFonts w:ascii="Georgia" w:hAnsi="Georgia" w:cs="Times New Roman"/>
            <w:sz w:val="22"/>
            <w:szCs w:val="22"/>
          </w:rPr>
          <w:t>Azumaya</w:t>
        </w:r>
        <w:proofErr w:type="spellEnd"/>
        <w:r w:rsidRPr="00E60A6E">
          <w:rPr>
            <w:rFonts w:ascii="Georgia" w:hAnsi="Georgia" w:cs="Times New Roman"/>
            <w:sz w:val="22"/>
            <w:szCs w:val="22"/>
          </w:rPr>
          <w:t xml:space="preserve"> T. </w:t>
        </w:r>
        <w:proofErr w:type="spellStart"/>
        <w:r w:rsidRPr="00E60A6E">
          <w:rPr>
            <w:rFonts w:ascii="Georgia" w:hAnsi="Georgia" w:cs="Times New Roman"/>
            <w:sz w:val="22"/>
            <w:szCs w:val="22"/>
          </w:rPr>
          <w:t>Spatio</w:t>
        </w:r>
        <w:proofErr w:type="spellEnd"/>
        <w:r w:rsidRPr="00E60A6E">
          <w:rPr>
            <w:rFonts w:ascii="Georgia" w:hAnsi="Georgia" w:cs="Times New Roman"/>
            <w:sz w:val="22"/>
            <w:szCs w:val="22"/>
          </w:rPr>
          <w:t>-Temporal Variation in Vertical Distributions of Pacific Salmon in the Ocean. North Pacific Anadromous Fish Commission Bulletin. 2007;(4):193–201.</w:t>
        </w:r>
      </w:ins>
      <w:del w:id="638" w:author="Marcel Gietzmann-Sanders" w:date="2026-02-05T10:06:00Z" w16du:dateUtc="2026-02-05T15:06:00Z">
        <w:r w:rsidR="000F4B16" w:rsidRPr="00AC7417" w:rsidDel="00E60A6E">
          <w:rPr>
            <w:rFonts w:ascii="Georgia" w:hAnsi="Georgia" w:cs="Times New Roman"/>
            <w:sz w:val="22"/>
            <w:szCs w:val="22"/>
          </w:rPr>
          <w:delText>Walker RV, Sviridov VV, Urawa S, Azumaya T. Spatio-Temporal Variation in Vertical Distributions of Pacific Salmon in the Ocean. (4).</w:delText>
        </w:r>
      </w:del>
    </w:p>
    <w:p w14:paraId="7B0D068D" w14:textId="77777777" w:rsidR="00E60A6E" w:rsidRPr="00AC7417" w:rsidRDefault="00E60A6E" w:rsidP="003069E2">
      <w:pPr>
        <w:pStyle w:val="ListParagraph"/>
        <w:numPr>
          <w:ilvl w:val="0"/>
          <w:numId w:val="1"/>
        </w:numPr>
        <w:spacing w:line="480" w:lineRule="auto"/>
        <w:rPr>
          <w:ins w:id="639" w:author="Marcel Gietzmann-Sanders" w:date="2026-02-05T10:06:00Z" w16du:dateUtc="2026-02-05T15:06:00Z"/>
          <w:rFonts w:ascii="Georgia" w:hAnsi="Georgia" w:cs="Times New Roman"/>
          <w:sz w:val="22"/>
          <w:szCs w:val="22"/>
        </w:rPr>
      </w:pPr>
    </w:p>
    <w:p w14:paraId="61779A73" w14:textId="0ABF107B" w:rsidR="000F4B16" w:rsidRPr="00AC7417" w:rsidDel="009B78C6" w:rsidRDefault="000F4B16" w:rsidP="003069E2">
      <w:pPr>
        <w:pStyle w:val="ListParagraph"/>
        <w:numPr>
          <w:ilvl w:val="0"/>
          <w:numId w:val="1"/>
        </w:numPr>
        <w:spacing w:line="480" w:lineRule="auto"/>
        <w:rPr>
          <w:del w:id="640" w:author="Marcel Gietzmann-Sanders" w:date="2026-02-05T10:31:00Z" w16du:dateUtc="2026-02-05T15:31:00Z"/>
          <w:rFonts w:ascii="Georgia" w:hAnsi="Georgia" w:cs="Times New Roman"/>
          <w:sz w:val="22"/>
          <w:szCs w:val="22"/>
        </w:rPr>
      </w:pPr>
      <w:del w:id="641" w:author="Marcel Gietzmann-Sanders" w:date="2026-02-05T10:31:00Z" w16du:dateUtc="2026-02-05T15:31:00Z">
        <w:r w:rsidRPr="00AC7417" w:rsidDel="009B78C6">
          <w:rPr>
            <w:rFonts w:ascii="Georgia" w:hAnsi="Georgia" w:cs="Times New Roman"/>
            <w:sz w:val="22"/>
            <w:szCs w:val="22"/>
          </w:rPr>
          <w:delText>Wallace BP, Kot CY, DiMatteo AD, Lee T, Crowder LB, Lewison RL. Impacts of fisheries bycatch on marine turtle populations worldwide: toward conservation and research priorities. Ecosphere. 2013 Mar;4(3):1–49.</w:delText>
        </w:r>
      </w:del>
    </w:p>
    <w:p w14:paraId="77144CC9" w14:textId="34AD2379" w:rsidR="00657E8A" w:rsidRPr="00E60A6E" w:rsidDel="00E60A6E" w:rsidRDefault="00E60A6E" w:rsidP="003069E2">
      <w:pPr>
        <w:pStyle w:val="ListParagraph"/>
        <w:numPr>
          <w:ilvl w:val="0"/>
          <w:numId w:val="1"/>
        </w:numPr>
        <w:spacing w:line="480" w:lineRule="auto"/>
        <w:rPr>
          <w:del w:id="642" w:author="Marcel Gietzmann-Sanders" w:date="2026-02-05T10:07:00Z" w16du:dateUtc="2026-02-05T15:07:00Z"/>
          <w:rFonts w:ascii="Georgia" w:hAnsi="Georgia" w:cs="Times New Roman"/>
          <w:sz w:val="22"/>
          <w:szCs w:val="22"/>
          <w:rPrChange w:id="643" w:author="Marcel Gietzmann-Sanders" w:date="2026-02-05T10:07:00Z" w16du:dateUtc="2026-02-05T15:07:00Z">
            <w:rPr>
              <w:del w:id="644" w:author="Marcel Gietzmann-Sanders" w:date="2026-02-05T10:07:00Z" w16du:dateUtc="2026-02-05T15:07:00Z"/>
            </w:rPr>
          </w:rPrChange>
        </w:rPr>
      </w:pPr>
      <w:ins w:id="645" w:author="Marcel Gietzmann-Sanders" w:date="2026-02-05T10:07:00Z" w16du:dateUtc="2026-02-05T15:07:00Z">
        <w:r>
          <w:t xml:space="preserve">Wildlife Computers. </w:t>
        </w:r>
        <w:proofErr w:type="spellStart"/>
        <w:r>
          <w:t>MiniPAT</w:t>
        </w:r>
        <w:proofErr w:type="spellEnd"/>
        <w:r>
          <w:t xml:space="preserve"> [Internet]. Redmond (WA): Wildlife Computers; [date unknown] [cited 2026 Feb 5]. Available from: https://wildlifecomputers.com/our-tags/pop-up-satellite-tags-fish/minipat/</w:t>
        </w:r>
      </w:ins>
      <w:del w:id="646" w:author="Marcel Gietzmann-Sanders" w:date="2026-02-05T10:07:00Z" w16du:dateUtc="2026-02-05T15:07:00Z">
        <w:r w:rsidR="00657E8A" w:rsidRPr="00AC7417" w:rsidDel="00E60A6E">
          <w:rPr>
            <w:rFonts w:ascii="Georgia" w:hAnsi="Georgia" w:cs="Times New Roman"/>
            <w:sz w:val="22"/>
            <w:szCs w:val="22"/>
          </w:rPr>
          <w:delText>Wildlife Computers</w:delText>
        </w:r>
        <w:r w:rsidR="000F4B16" w:rsidRPr="00AC7417" w:rsidDel="00E60A6E">
          <w:rPr>
            <w:rFonts w:ascii="Georgia" w:hAnsi="Georgia" w:cs="Times New Roman"/>
            <w:sz w:val="22"/>
            <w:szCs w:val="22"/>
          </w:rPr>
          <w:delText>.</w:delText>
        </w:r>
        <w:r w:rsidR="00657E8A" w:rsidRPr="00AC7417" w:rsidDel="00E60A6E">
          <w:rPr>
            <w:rFonts w:ascii="Georgia" w:hAnsi="Georgia" w:cs="Times New Roman"/>
            <w:sz w:val="22"/>
            <w:szCs w:val="22"/>
          </w:rPr>
          <w:delText xml:space="preserve"> Minipat. </w:delText>
        </w:r>
        <w:r w:rsidR="000F4B16" w:rsidRPr="00AC7417" w:rsidDel="00E60A6E">
          <w:rPr>
            <w:rFonts w:ascii="Georgia" w:hAnsi="Georgia" w:cs="Times New Roman"/>
            <w:sz w:val="22"/>
            <w:szCs w:val="22"/>
          </w:rPr>
          <w:delText>2025</w:delText>
        </w:r>
      </w:del>
    </w:p>
    <w:p w14:paraId="7E79DBBB" w14:textId="77777777" w:rsidR="00E60A6E" w:rsidRPr="00AC7417" w:rsidRDefault="00E60A6E" w:rsidP="003069E2">
      <w:pPr>
        <w:pStyle w:val="ListParagraph"/>
        <w:numPr>
          <w:ilvl w:val="0"/>
          <w:numId w:val="1"/>
        </w:numPr>
        <w:spacing w:line="480" w:lineRule="auto"/>
        <w:rPr>
          <w:ins w:id="647" w:author="Marcel Gietzmann-Sanders" w:date="2026-02-05T10:07:00Z" w16du:dateUtc="2026-02-05T15:07:00Z"/>
          <w:rFonts w:ascii="Georgia" w:hAnsi="Georgia" w:cs="Times New Roman"/>
          <w:sz w:val="22"/>
          <w:szCs w:val="22"/>
        </w:rPr>
      </w:pPr>
    </w:p>
    <w:p w14:paraId="513651D3" w14:textId="5474A416" w:rsidR="00827597" w:rsidRPr="00BF31F8" w:rsidDel="00865647" w:rsidRDefault="000F4B16" w:rsidP="003069E2">
      <w:pPr>
        <w:pStyle w:val="ListParagraph"/>
        <w:numPr>
          <w:ilvl w:val="0"/>
          <w:numId w:val="1"/>
        </w:numPr>
        <w:spacing w:line="480" w:lineRule="auto"/>
        <w:rPr>
          <w:del w:id="648" w:author="Marcel Gietzmann-Sanders" w:date="2026-02-05T10:24:00Z" w16du:dateUtc="2026-02-05T15:24:00Z"/>
          <w:rFonts w:ascii="Georgia" w:hAnsi="Georgia" w:cs="Times New Roman"/>
          <w:sz w:val="22"/>
          <w:szCs w:val="22"/>
        </w:rPr>
      </w:pPr>
      <w:del w:id="649" w:author="Marcel Gietzmann-Sanders" w:date="2026-02-05T10:24:00Z" w16du:dateUtc="2026-02-05T15:24:00Z">
        <w:r w:rsidRPr="00AC7417" w:rsidDel="00865647">
          <w:rPr>
            <w:rFonts w:ascii="Georgia" w:hAnsi="Georgia" w:cs="Times New Roman"/>
            <w:sz w:val="22"/>
            <w:szCs w:val="22"/>
          </w:rPr>
          <w:delText>Zeller D, Cashion T, Palomares M, Pauly D. Global marine fisheries discards: A synthesis of reconstructed data. Fish and Fisheries. 2018 Jan;19(1):30–9.</w:delText>
        </w:r>
      </w:del>
    </w:p>
    <w:p w14:paraId="187CB7B5" w14:textId="77777777" w:rsidR="00DE61C7" w:rsidRPr="00AC7417" w:rsidRDefault="00DE61C7" w:rsidP="003069E2">
      <w:pPr>
        <w:spacing w:line="480" w:lineRule="auto"/>
        <w:rPr>
          <w:rFonts w:ascii="Georgia" w:hAnsi="Georgia"/>
          <w:sz w:val="22"/>
          <w:szCs w:val="22"/>
        </w:rPr>
      </w:pPr>
    </w:p>
    <w:p w14:paraId="0F4E402B" w14:textId="77777777" w:rsidR="00DE61C7" w:rsidRPr="00AC7417" w:rsidRDefault="00DE61C7" w:rsidP="003069E2">
      <w:pPr>
        <w:spacing w:line="480" w:lineRule="auto"/>
        <w:rPr>
          <w:rFonts w:ascii="Georgia" w:hAnsi="Georgia"/>
          <w:b/>
          <w:bCs/>
          <w:sz w:val="22"/>
          <w:szCs w:val="22"/>
        </w:rPr>
      </w:pPr>
    </w:p>
    <w:p w14:paraId="7A1ACDA0" w14:textId="1BE1542B" w:rsidR="00DE61C7" w:rsidRPr="00AC7417" w:rsidRDefault="00DE61C7" w:rsidP="00BF31F8">
      <w:pPr>
        <w:spacing w:after="160" w:line="480" w:lineRule="auto"/>
        <w:rPr>
          <w:rFonts w:ascii="Georgia" w:hAnsi="Georgia"/>
          <w:sz w:val="22"/>
          <w:szCs w:val="22"/>
        </w:rPr>
      </w:pPr>
    </w:p>
    <w:p w14:paraId="67E7A89A" w14:textId="77777777" w:rsidR="00DE61C7" w:rsidRPr="00AC7417" w:rsidRDefault="00DE61C7" w:rsidP="003069E2">
      <w:pPr>
        <w:spacing w:line="480" w:lineRule="auto"/>
        <w:rPr>
          <w:rFonts w:ascii="Georgia" w:hAnsi="Georgia"/>
          <w:sz w:val="22"/>
          <w:szCs w:val="22"/>
        </w:rPr>
      </w:pPr>
    </w:p>
    <w:sectPr w:rsidR="00DE61C7" w:rsidRPr="00AC7417" w:rsidSect="00B728DD">
      <w:footerReference w:type="even" r:id="rId16"/>
      <w:footerReference w:type="default" r:id="rId17"/>
      <w:pgSz w:w="12240" w:h="15840"/>
      <w:pgMar w:top="1440" w:right="1440" w:bottom="1440" w:left="1440" w:header="720" w:footer="720" w:gutter="0"/>
      <w:lnNumType w:countBy="1" w:restart="continuous"/>
      <w:cols w:space="720"/>
      <w:docGrid w:linePitch="360"/>
      <w:sectPrChange w:id="661" w:author="Marcel Gietzmann-Sanders" w:date="2026-02-04T07:39:00Z" w16du:dateUtc="2026-02-04T12:39:00Z">
        <w:sectPr w:rsidR="00DE61C7" w:rsidRPr="00AC7417" w:rsidSect="00B728DD">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88876" w14:textId="77777777" w:rsidR="004067D9" w:rsidRDefault="004067D9" w:rsidP="00787A89">
      <w:r>
        <w:separator/>
      </w:r>
    </w:p>
  </w:endnote>
  <w:endnote w:type="continuationSeparator" w:id="0">
    <w:p w14:paraId="077E61A2" w14:textId="77777777" w:rsidR="004067D9" w:rsidRDefault="004067D9" w:rsidP="00787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50" w:author="Marcel Gietzmann-Sanders" w:date="2026-02-05T07:28:00Z"/>
  <w:sdt>
    <w:sdtPr>
      <w:rPr>
        <w:rStyle w:val="PageNumber"/>
      </w:rPr>
      <w:id w:val="1573548773"/>
      <w:docPartObj>
        <w:docPartGallery w:val="Page Numbers (Bottom of Page)"/>
        <w:docPartUnique/>
      </w:docPartObj>
    </w:sdtPr>
    <w:sdtContent>
      <w:customXmlInsRangeEnd w:id="650"/>
      <w:p w14:paraId="3BE83BF6" w14:textId="5F788DD2" w:rsidR="00787A89" w:rsidRDefault="00787A89" w:rsidP="00C87AC7">
        <w:pPr>
          <w:pStyle w:val="Footer"/>
          <w:framePr w:wrap="none" w:vAnchor="text" w:hAnchor="margin" w:xAlign="right" w:y="1"/>
          <w:rPr>
            <w:ins w:id="651" w:author="Marcel Gietzmann-Sanders" w:date="2026-02-05T07:28:00Z" w16du:dateUtc="2026-02-05T12:28:00Z"/>
            <w:rStyle w:val="PageNumber"/>
          </w:rPr>
        </w:pPr>
        <w:ins w:id="652" w:author="Marcel Gietzmann-Sanders" w:date="2026-02-05T07:28:00Z" w16du:dateUtc="2026-02-05T12:28: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653" w:author="Marcel Gietzmann-Sanders" w:date="2026-02-05T07:28:00Z"/>
    </w:sdtContent>
  </w:sdt>
  <w:customXmlInsRangeEnd w:id="653"/>
  <w:p w14:paraId="64B2D6D3" w14:textId="77777777" w:rsidR="00787A89" w:rsidRDefault="00787A89" w:rsidP="00787A89">
    <w:pPr>
      <w:pStyle w:val="Footer"/>
      <w:ind w:right="360"/>
      <w:pPrChange w:id="654" w:author="Marcel Gietzmann-Sanders" w:date="2026-02-05T07:28:00Z" w16du:dateUtc="2026-02-05T12:28: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55" w:author="Marcel Gietzmann-Sanders" w:date="2026-02-05T07:28:00Z"/>
  <w:sdt>
    <w:sdtPr>
      <w:rPr>
        <w:rStyle w:val="PageNumber"/>
      </w:rPr>
      <w:id w:val="-251436078"/>
      <w:docPartObj>
        <w:docPartGallery w:val="Page Numbers (Bottom of Page)"/>
        <w:docPartUnique/>
      </w:docPartObj>
    </w:sdtPr>
    <w:sdtContent>
      <w:customXmlInsRangeEnd w:id="655"/>
      <w:p w14:paraId="4145D721" w14:textId="69CBC5DF" w:rsidR="00787A89" w:rsidRDefault="00787A89" w:rsidP="00C87AC7">
        <w:pPr>
          <w:pStyle w:val="Footer"/>
          <w:framePr w:wrap="none" w:vAnchor="text" w:hAnchor="margin" w:xAlign="right" w:y="1"/>
          <w:rPr>
            <w:ins w:id="656" w:author="Marcel Gietzmann-Sanders" w:date="2026-02-05T07:28:00Z" w16du:dateUtc="2026-02-05T12:28:00Z"/>
            <w:rStyle w:val="PageNumber"/>
          </w:rPr>
        </w:pPr>
        <w:ins w:id="657" w:author="Marcel Gietzmann-Sanders" w:date="2026-02-05T07:28:00Z" w16du:dateUtc="2026-02-05T12:28:00Z">
          <w:r>
            <w:rPr>
              <w:rStyle w:val="PageNumber"/>
            </w:rPr>
            <w:fldChar w:fldCharType="begin"/>
          </w:r>
          <w:r>
            <w:rPr>
              <w:rStyle w:val="PageNumber"/>
            </w:rPr>
            <w:instrText xml:space="preserve"> PAGE </w:instrText>
          </w:r>
          <w:r>
            <w:rPr>
              <w:rStyle w:val="PageNumber"/>
            </w:rPr>
            <w:fldChar w:fldCharType="separate"/>
          </w:r>
        </w:ins>
        <w:r>
          <w:rPr>
            <w:rStyle w:val="PageNumber"/>
            <w:noProof/>
          </w:rPr>
          <w:t>3</w:t>
        </w:r>
        <w:ins w:id="658" w:author="Marcel Gietzmann-Sanders" w:date="2026-02-05T07:28:00Z" w16du:dateUtc="2026-02-05T12:28:00Z">
          <w:r>
            <w:rPr>
              <w:rStyle w:val="PageNumber"/>
            </w:rPr>
            <w:fldChar w:fldCharType="end"/>
          </w:r>
        </w:ins>
      </w:p>
      <w:customXmlInsRangeStart w:id="659" w:author="Marcel Gietzmann-Sanders" w:date="2026-02-05T07:28:00Z"/>
    </w:sdtContent>
  </w:sdt>
  <w:customXmlInsRangeEnd w:id="659"/>
  <w:p w14:paraId="022785D4" w14:textId="77777777" w:rsidR="00787A89" w:rsidRDefault="00787A89" w:rsidP="00787A89">
    <w:pPr>
      <w:pStyle w:val="Footer"/>
      <w:ind w:right="360"/>
      <w:pPrChange w:id="660" w:author="Marcel Gietzmann-Sanders" w:date="2026-02-05T07:28:00Z" w16du:dateUtc="2026-02-05T12:2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572D" w14:textId="77777777" w:rsidR="004067D9" w:rsidRDefault="004067D9" w:rsidP="00787A89">
      <w:r>
        <w:separator/>
      </w:r>
    </w:p>
  </w:footnote>
  <w:footnote w:type="continuationSeparator" w:id="0">
    <w:p w14:paraId="66EE407B" w14:textId="77777777" w:rsidR="004067D9" w:rsidRDefault="004067D9" w:rsidP="00787A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1532"/>
    <w:multiLevelType w:val="hybridMultilevel"/>
    <w:tmpl w:val="1070F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CE5673"/>
    <w:multiLevelType w:val="hybridMultilevel"/>
    <w:tmpl w:val="2510208A"/>
    <w:lvl w:ilvl="0" w:tplc="58D8BD42">
      <w:start w:val="1"/>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928078">
    <w:abstractNumId w:val="0"/>
  </w:num>
  <w:num w:numId="2" w16cid:durableId="12318423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 Gietzmann-Sanders">
    <w15:presenceInfo w15:providerId="Windows Live" w15:userId="1a691c94a0416a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Trans Amer Fish Soc&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te29ptqsw5e0estsq5ewa2w9v59z0asxtt&quot;&gt;Endnote library 5.6.2021&lt;record-ids&gt;&lt;item&gt;11&lt;/item&gt;&lt;item&gt;24&lt;/item&gt;&lt;item&gt;410&lt;/item&gt;&lt;/record-ids&gt;&lt;/item&gt;&lt;/Libraries&gt;"/>
  </w:docVars>
  <w:rsids>
    <w:rsidRoot w:val="00DE61C7"/>
    <w:rsid w:val="00002419"/>
    <w:rsid w:val="000045E6"/>
    <w:rsid w:val="0000575E"/>
    <w:rsid w:val="000062F0"/>
    <w:rsid w:val="00016B65"/>
    <w:rsid w:val="000318DB"/>
    <w:rsid w:val="00031FE9"/>
    <w:rsid w:val="00033A64"/>
    <w:rsid w:val="00037961"/>
    <w:rsid w:val="00046BE4"/>
    <w:rsid w:val="00047C14"/>
    <w:rsid w:val="00052151"/>
    <w:rsid w:val="000528AF"/>
    <w:rsid w:val="00060D8A"/>
    <w:rsid w:val="0007732B"/>
    <w:rsid w:val="000A0157"/>
    <w:rsid w:val="000A2559"/>
    <w:rsid w:val="000A2A4E"/>
    <w:rsid w:val="000A3078"/>
    <w:rsid w:val="000A6079"/>
    <w:rsid w:val="000B0D54"/>
    <w:rsid w:val="000C4AAC"/>
    <w:rsid w:val="000C6B5D"/>
    <w:rsid w:val="000F1BF4"/>
    <w:rsid w:val="000F4B16"/>
    <w:rsid w:val="000F5D4F"/>
    <w:rsid w:val="00103E23"/>
    <w:rsid w:val="0011029E"/>
    <w:rsid w:val="0011078D"/>
    <w:rsid w:val="0012215F"/>
    <w:rsid w:val="00123040"/>
    <w:rsid w:val="00126EBB"/>
    <w:rsid w:val="001330BA"/>
    <w:rsid w:val="00133C38"/>
    <w:rsid w:val="00144A3D"/>
    <w:rsid w:val="00144F9F"/>
    <w:rsid w:val="00150AAC"/>
    <w:rsid w:val="00152926"/>
    <w:rsid w:val="00154596"/>
    <w:rsid w:val="00166581"/>
    <w:rsid w:val="001714B3"/>
    <w:rsid w:val="001776CE"/>
    <w:rsid w:val="001940BE"/>
    <w:rsid w:val="001A1F04"/>
    <w:rsid w:val="001A7AD6"/>
    <w:rsid w:val="001B3C0E"/>
    <w:rsid w:val="001C7509"/>
    <w:rsid w:val="001D05AF"/>
    <w:rsid w:val="001D3EE3"/>
    <w:rsid w:val="001E2A7F"/>
    <w:rsid w:val="001F107B"/>
    <w:rsid w:val="001F12DF"/>
    <w:rsid w:val="001F2345"/>
    <w:rsid w:val="002166CB"/>
    <w:rsid w:val="002276B1"/>
    <w:rsid w:val="002320E7"/>
    <w:rsid w:val="002327D9"/>
    <w:rsid w:val="00236344"/>
    <w:rsid w:val="002367D6"/>
    <w:rsid w:val="00245982"/>
    <w:rsid w:val="002666E2"/>
    <w:rsid w:val="00272E53"/>
    <w:rsid w:val="00274231"/>
    <w:rsid w:val="00274405"/>
    <w:rsid w:val="00291F50"/>
    <w:rsid w:val="002970E7"/>
    <w:rsid w:val="002A2438"/>
    <w:rsid w:val="002A582B"/>
    <w:rsid w:val="002A6B37"/>
    <w:rsid w:val="002B61DC"/>
    <w:rsid w:val="002C1766"/>
    <w:rsid w:val="002C1BBD"/>
    <w:rsid w:val="002E2E45"/>
    <w:rsid w:val="002F2F18"/>
    <w:rsid w:val="00300BBB"/>
    <w:rsid w:val="00300FEC"/>
    <w:rsid w:val="00305814"/>
    <w:rsid w:val="003069E2"/>
    <w:rsid w:val="00306ACB"/>
    <w:rsid w:val="00310585"/>
    <w:rsid w:val="00323945"/>
    <w:rsid w:val="003313FA"/>
    <w:rsid w:val="003416AE"/>
    <w:rsid w:val="003456BE"/>
    <w:rsid w:val="0035119B"/>
    <w:rsid w:val="0036009D"/>
    <w:rsid w:val="0036243B"/>
    <w:rsid w:val="003743BE"/>
    <w:rsid w:val="00386429"/>
    <w:rsid w:val="00386F1F"/>
    <w:rsid w:val="00387E35"/>
    <w:rsid w:val="003978EF"/>
    <w:rsid w:val="003A2193"/>
    <w:rsid w:val="003A6F0F"/>
    <w:rsid w:val="003C309A"/>
    <w:rsid w:val="003C52B3"/>
    <w:rsid w:val="003C5E29"/>
    <w:rsid w:val="003D011B"/>
    <w:rsid w:val="003F2A82"/>
    <w:rsid w:val="003F7C8B"/>
    <w:rsid w:val="00403755"/>
    <w:rsid w:val="004048DB"/>
    <w:rsid w:val="004067D9"/>
    <w:rsid w:val="00407435"/>
    <w:rsid w:val="00407F61"/>
    <w:rsid w:val="004122EF"/>
    <w:rsid w:val="00414014"/>
    <w:rsid w:val="00432276"/>
    <w:rsid w:val="004422D3"/>
    <w:rsid w:val="0045054A"/>
    <w:rsid w:val="004534C7"/>
    <w:rsid w:val="00456860"/>
    <w:rsid w:val="004617C6"/>
    <w:rsid w:val="00467219"/>
    <w:rsid w:val="00467463"/>
    <w:rsid w:val="0047645A"/>
    <w:rsid w:val="00477AA8"/>
    <w:rsid w:val="00481545"/>
    <w:rsid w:val="004A043F"/>
    <w:rsid w:val="004A58D5"/>
    <w:rsid w:val="004A7F26"/>
    <w:rsid w:val="004B4728"/>
    <w:rsid w:val="004C3470"/>
    <w:rsid w:val="004C3943"/>
    <w:rsid w:val="004C7AAD"/>
    <w:rsid w:val="004D128B"/>
    <w:rsid w:val="004D35AE"/>
    <w:rsid w:val="004D7AC6"/>
    <w:rsid w:val="004E24B7"/>
    <w:rsid w:val="004E50CC"/>
    <w:rsid w:val="004E5A75"/>
    <w:rsid w:val="004E76A7"/>
    <w:rsid w:val="00505EE8"/>
    <w:rsid w:val="00507BF1"/>
    <w:rsid w:val="00514B0A"/>
    <w:rsid w:val="005324C7"/>
    <w:rsid w:val="005353B4"/>
    <w:rsid w:val="00535C86"/>
    <w:rsid w:val="005431F9"/>
    <w:rsid w:val="00551F1C"/>
    <w:rsid w:val="00555FFF"/>
    <w:rsid w:val="00562AFE"/>
    <w:rsid w:val="00567A15"/>
    <w:rsid w:val="00570718"/>
    <w:rsid w:val="0057692C"/>
    <w:rsid w:val="00586602"/>
    <w:rsid w:val="005909F7"/>
    <w:rsid w:val="005927E8"/>
    <w:rsid w:val="005A6C78"/>
    <w:rsid w:val="005B1620"/>
    <w:rsid w:val="005C0097"/>
    <w:rsid w:val="005D167C"/>
    <w:rsid w:val="005D7A5A"/>
    <w:rsid w:val="005E0B35"/>
    <w:rsid w:val="005E6164"/>
    <w:rsid w:val="005F59E8"/>
    <w:rsid w:val="00603421"/>
    <w:rsid w:val="006100D0"/>
    <w:rsid w:val="0061290A"/>
    <w:rsid w:val="00613361"/>
    <w:rsid w:val="006207E5"/>
    <w:rsid w:val="00624177"/>
    <w:rsid w:val="00636556"/>
    <w:rsid w:val="00641856"/>
    <w:rsid w:val="006418E0"/>
    <w:rsid w:val="00644870"/>
    <w:rsid w:val="00651C1E"/>
    <w:rsid w:val="00657E8A"/>
    <w:rsid w:val="0066506C"/>
    <w:rsid w:val="00672901"/>
    <w:rsid w:val="00680034"/>
    <w:rsid w:val="006802AA"/>
    <w:rsid w:val="00680C4D"/>
    <w:rsid w:val="00683701"/>
    <w:rsid w:val="00687A05"/>
    <w:rsid w:val="0069262D"/>
    <w:rsid w:val="006A1EF5"/>
    <w:rsid w:val="006B0405"/>
    <w:rsid w:val="006B4796"/>
    <w:rsid w:val="006B61F3"/>
    <w:rsid w:val="006C0970"/>
    <w:rsid w:val="006C2CCD"/>
    <w:rsid w:val="006C355C"/>
    <w:rsid w:val="006D2A0E"/>
    <w:rsid w:val="006E1F6F"/>
    <w:rsid w:val="00712373"/>
    <w:rsid w:val="00713769"/>
    <w:rsid w:val="00724516"/>
    <w:rsid w:val="007322EB"/>
    <w:rsid w:val="007329EF"/>
    <w:rsid w:val="0074176F"/>
    <w:rsid w:val="00741B51"/>
    <w:rsid w:val="00742F9A"/>
    <w:rsid w:val="0074354E"/>
    <w:rsid w:val="00756BE6"/>
    <w:rsid w:val="00763259"/>
    <w:rsid w:val="007655F6"/>
    <w:rsid w:val="00770E6C"/>
    <w:rsid w:val="0077510A"/>
    <w:rsid w:val="007766AE"/>
    <w:rsid w:val="00783D4C"/>
    <w:rsid w:val="007879D7"/>
    <w:rsid w:val="00787A89"/>
    <w:rsid w:val="007A017C"/>
    <w:rsid w:val="007A04A1"/>
    <w:rsid w:val="007A3CDA"/>
    <w:rsid w:val="007B4844"/>
    <w:rsid w:val="007D0E95"/>
    <w:rsid w:val="007D1EB4"/>
    <w:rsid w:val="007D1EE6"/>
    <w:rsid w:val="007E5425"/>
    <w:rsid w:val="007F09AD"/>
    <w:rsid w:val="007F74A3"/>
    <w:rsid w:val="00811683"/>
    <w:rsid w:val="0081268B"/>
    <w:rsid w:val="008167C8"/>
    <w:rsid w:val="00821B35"/>
    <w:rsid w:val="00827597"/>
    <w:rsid w:val="00827772"/>
    <w:rsid w:val="008400C2"/>
    <w:rsid w:val="008402F3"/>
    <w:rsid w:val="00862CCF"/>
    <w:rsid w:val="00865647"/>
    <w:rsid w:val="00866F9D"/>
    <w:rsid w:val="00867A7E"/>
    <w:rsid w:val="008776B1"/>
    <w:rsid w:val="0088161C"/>
    <w:rsid w:val="00884223"/>
    <w:rsid w:val="00887206"/>
    <w:rsid w:val="00895545"/>
    <w:rsid w:val="00895EEB"/>
    <w:rsid w:val="00897429"/>
    <w:rsid w:val="00897785"/>
    <w:rsid w:val="008D4EF4"/>
    <w:rsid w:val="008E7106"/>
    <w:rsid w:val="008F3F9C"/>
    <w:rsid w:val="008F418D"/>
    <w:rsid w:val="00901F8B"/>
    <w:rsid w:val="00905CD3"/>
    <w:rsid w:val="009141D6"/>
    <w:rsid w:val="0091476E"/>
    <w:rsid w:val="00922D1D"/>
    <w:rsid w:val="00934550"/>
    <w:rsid w:val="00934864"/>
    <w:rsid w:val="00940224"/>
    <w:rsid w:val="00962208"/>
    <w:rsid w:val="009765BE"/>
    <w:rsid w:val="00981E05"/>
    <w:rsid w:val="009B14D4"/>
    <w:rsid w:val="009B78C4"/>
    <w:rsid w:val="009B78C6"/>
    <w:rsid w:val="009C0459"/>
    <w:rsid w:val="009C7B2C"/>
    <w:rsid w:val="009D7C55"/>
    <w:rsid w:val="009E58F4"/>
    <w:rsid w:val="00A05E5D"/>
    <w:rsid w:val="00A144BF"/>
    <w:rsid w:val="00A148FC"/>
    <w:rsid w:val="00A22989"/>
    <w:rsid w:val="00A26E37"/>
    <w:rsid w:val="00A332DF"/>
    <w:rsid w:val="00A408D8"/>
    <w:rsid w:val="00A45F4E"/>
    <w:rsid w:val="00A647EC"/>
    <w:rsid w:val="00A678E4"/>
    <w:rsid w:val="00A67E97"/>
    <w:rsid w:val="00A70514"/>
    <w:rsid w:val="00A80A7C"/>
    <w:rsid w:val="00A818E7"/>
    <w:rsid w:val="00A8567A"/>
    <w:rsid w:val="00A864C2"/>
    <w:rsid w:val="00A872F5"/>
    <w:rsid w:val="00A97825"/>
    <w:rsid w:val="00AA3DED"/>
    <w:rsid w:val="00AB2826"/>
    <w:rsid w:val="00AB681D"/>
    <w:rsid w:val="00AB7A08"/>
    <w:rsid w:val="00AC3CF9"/>
    <w:rsid w:val="00AC7417"/>
    <w:rsid w:val="00AD3BB8"/>
    <w:rsid w:val="00AF3899"/>
    <w:rsid w:val="00AF62CF"/>
    <w:rsid w:val="00B076A5"/>
    <w:rsid w:val="00B139B2"/>
    <w:rsid w:val="00B21EF8"/>
    <w:rsid w:val="00B23F50"/>
    <w:rsid w:val="00B25F82"/>
    <w:rsid w:val="00B36365"/>
    <w:rsid w:val="00B4726B"/>
    <w:rsid w:val="00B53D1E"/>
    <w:rsid w:val="00B55D36"/>
    <w:rsid w:val="00B63A31"/>
    <w:rsid w:val="00B641DB"/>
    <w:rsid w:val="00B728DD"/>
    <w:rsid w:val="00B76801"/>
    <w:rsid w:val="00B81792"/>
    <w:rsid w:val="00B8485B"/>
    <w:rsid w:val="00B84C56"/>
    <w:rsid w:val="00B95EF6"/>
    <w:rsid w:val="00BB214C"/>
    <w:rsid w:val="00BB39C9"/>
    <w:rsid w:val="00BC6E15"/>
    <w:rsid w:val="00BE22F6"/>
    <w:rsid w:val="00BF31F8"/>
    <w:rsid w:val="00BF39C8"/>
    <w:rsid w:val="00C01C52"/>
    <w:rsid w:val="00C15ACE"/>
    <w:rsid w:val="00C255BC"/>
    <w:rsid w:val="00C414B7"/>
    <w:rsid w:val="00C648D7"/>
    <w:rsid w:val="00C80CBE"/>
    <w:rsid w:val="00C8130F"/>
    <w:rsid w:val="00C82086"/>
    <w:rsid w:val="00CB45A1"/>
    <w:rsid w:val="00CC7631"/>
    <w:rsid w:val="00CD4491"/>
    <w:rsid w:val="00CD4B72"/>
    <w:rsid w:val="00CE0C3B"/>
    <w:rsid w:val="00CE4135"/>
    <w:rsid w:val="00CF2B5E"/>
    <w:rsid w:val="00CF33DC"/>
    <w:rsid w:val="00CF58DF"/>
    <w:rsid w:val="00CF7ABC"/>
    <w:rsid w:val="00D053F0"/>
    <w:rsid w:val="00D14592"/>
    <w:rsid w:val="00D14B8A"/>
    <w:rsid w:val="00D178D7"/>
    <w:rsid w:val="00D17F9D"/>
    <w:rsid w:val="00D22883"/>
    <w:rsid w:val="00D301F6"/>
    <w:rsid w:val="00D335AC"/>
    <w:rsid w:val="00D46FCC"/>
    <w:rsid w:val="00D554E6"/>
    <w:rsid w:val="00D57570"/>
    <w:rsid w:val="00D6271C"/>
    <w:rsid w:val="00D63536"/>
    <w:rsid w:val="00D67D13"/>
    <w:rsid w:val="00D710E3"/>
    <w:rsid w:val="00D7352B"/>
    <w:rsid w:val="00D967C3"/>
    <w:rsid w:val="00D97E5C"/>
    <w:rsid w:val="00DB1817"/>
    <w:rsid w:val="00DD1EF7"/>
    <w:rsid w:val="00DD4938"/>
    <w:rsid w:val="00DE00BA"/>
    <w:rsid w:val="00DE61C7"/>
    <w:rsid w:val="00DE726D"/>
    <w:rsid w:val="00DF1848"/>
    <w:rsid w:val="00DF6CDD"/>
    <w:rsid w:val="00E01F98"/>
    <w:rsid w:val="00E16427"/>
    <w:rsid w:val="00E245A7"/>
    <w:rsid w:val="00E310DC"/>
    <w:rsid w:val="00E317D8"/>
    <w:rsid w:val="00E53881"/>
    <w:rsid w:val="00E60A6E"/>
    <w:rsid w:val="00E62CAE"/>
    <w:rsid w:val="00E72649"/>
    <w:rsid w:val="00E74981"/>
    <w:rsid w:val="00E75199"/>
    <w:rsid w:val="00E84E58"/>
    <w:rsid w:val="00E92C4C"/>
    <w:rsid w:val="00E97B36"/>
    <w:rsid w:val="00EB3404"/>
    <w:rsid w:val="00EB3B3D"/>
    <w:rsid w:val="00EB407D"/>
    <w:rsid w:val="00ED4505"/>
    <w:rsid w:val="00ED51A4"/>
    <w:rsid w:val="00ED6170"/>
    <w:rsid w:val="00EE0647"/>
    <w:rsid w:val="00EE1CDC"/>
    <w:rsid w:val="00EF2ED3"/>
    <w:rsid w:val="00EF518D"/>
    <w:rsid w:val="00F00CF0"/>
    <w:rsid w:val="00F0215D"/>
    <w:rsid w:val="00F04FD8"/>
    <w:rsid w:val="00F11618"/>
    <w:rsid w:val="00F14674"/>
    <w:rsid w:val="00F163E7"/>
    <w:rsid w:val="00F16E8A"/>
    <w:rsid w:val="00F231DD"/>
    <w:rsid w:val="00F24BEB"/>
    <w:rsid w:val="00F32861"/>
    <w:rsid w:val="00F52454"/>
    <w:rsid w:val="00F6774E"/>
    <w:rsid w:val="00F75C06"/>
    <w:rsid w:val="00F76CCA"/>
    <w:rsid w:val="00F82D06"/>
    <w:rsid w:val="00F9253C"/>
    <w:rsid w:val="00F92664"/>
    <w:rsid w:val="00FB260C"/>
    <w:rsid w:val="00FB367E"/>
    <w:rsid w:val="00FB3D7B"/>
    <w:rsid w:val="00FB7459"/>
    <w:rsid w:val="00FB7CF1"/>
    <w:rsid w:val="00FC2742"/>
    <w:rsid w:val="00FD09A7"/>
    <w:rsid w:val="00FD0BD2"/>
    <w:rsid w:val="00FD16D1"/>
    <w:rsid w:val="00FD1C04"/>
    <w:rsid w:val="00FD55A3"/>
    <w:rsid w:val="00FD61A1"/>
    <w:rsid w:val="00FE5E7C"/>
    <w:rsid w:val="00FE6DD9"/>
    <w:rsid w:val="00FF6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5183"/>
  <w15:chartTrackingRefBased/>
  <w15:docId w15:val="{64F62452-11C1-4503-B837-5F3E4260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B1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E61C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E61C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E61C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E61C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E61C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E61C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E61C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E61C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E61C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1C7"/>
    <w:rPr>
      <w:rFonts w:eastAsiaTheme="majorEastAsia" w:cstheme="majorBidi"/>
      <w:color w:val="272727" w:themeColor="text1" w:themeTint="D8"/>
    </w:rPr>
  </w:style>
  <w:style w:type="paragraph" w:styleId="Title">
    <w:name w:val="Title"/>
    <w:basedOn w:val="Normal"/>
    <w:next w:val="Normal"/>
    <w:link w:val="TitleChar"/>
    <w:uiPriority w:val="10"/>
    <w:qFormat/>
    <w:rsid w:val="00DE61C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6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C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6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1C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E61C7"/>
    <w:rPr>
      <w:i/>
      <w:iCs/>
      <w:color w:val="404040" w:themeColor="text1" w:themeTint="BF"/>
    </w:rPr>
  </w:style>
  <w:style w:type="paragraph" w:styleId="ListParagraph">
    <w:name w:val="List Paragraph"/>
    <w:basedOn w:val="Normal"/>
    <w:uiPriority w:val="34"/>
    <w:qFormat/>
    <w:rsid w:val="00DE61C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E61C7"/>
    <w:rPr>
      <w:i/>
      <w:iCs/>
      <w:color w:val="0F4761" w:themeColor="accent1" w:themeShade="BF"/>
    </w:rPr>
  </w:style>
  <w:style w:type="paragraph" w:styleId="IntenseQuote">
    <w:name w:val="Intense Quote"/>
    <w:basedOn w:val="Normal"/>
    <w:next w:val="Normal"/>
    <w:link w:val="IntenseQuoteChar"/>
    <w:uiPriority w:val="30"/>
    <w:qFormat/>
    <w:rsid w:val="00DE61C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E61C7"/>
    <w:rPr>
      <w:i/>
      <w:iCs/>
      <w:color w:val="0F4761" w:themeColor="accent1" w:themeShade="BF"/>
    </w:rPr>
  </w:style>
  <w:style w:type="character" w:styleId="IntenseReference">
    <w:name w:val="Intense Reference"/>
    <w:basedOn w:val="DefaultParagraphFont"/>
    <w:uiPriority w:val="32"/>
    <w:qFormat/>
    <w:rsid w:val="00DE61C7"/>
    <w:rPr>
      <w:b/>
      <w:bCs/>
      <w:smallCaps/>
      <w:color w:val="0F4761" w:themeColor="accent1" w:themeShade="BF"/>
      <w:spacing w:val="5"/>
    </w:rPr>
  </w:style>
  <w:style w:type="table" w:styleId="PlainTable5">
    <w:name w:val="Plain Table 5"/>
    <w:basedOn w:val="TableNormal"/>
    <w:uiPriority w:val="45"/>
    <w:rsid w:val="00DE61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657E8A"/>
    <w:rPr>
      <w:color w:val="0000FF"/>
      <w:u w:val="single"/>
    </w:rPr>
  </w:style>
  <w:style w:type="character" w:styleId="Emphasis">
    <w:name w:val="Emphasis"/>
    <w:basedOn w:val="DefaultParagraphFont"/>
    <w:uiPriority w:val="20"/>
    <w:qFormat/>
    <w:rsid w:val="00657E8A"/>
    <w:rPr>
      <w:i/>
      <w:iCs/>
    </w:rPr>
  </w:style>
  <w:style w:type="paragraph" w:styleId="BalloonText">
    <w:name w:val="Balloon Text"/>
    <w:basedOn w:val="Normal"/>
    <w:link w:val="BalloonTextChar"/>
    <w:uiPriority w:val="99"/>
    <w:semiHidden/>
    <w:unhideWhenUsed/>
    <w:rsid w:val="006E1F6F"/>
    <w:rPr>
      <w:rFonts w:ascii="Segoe UI" w:eastAsiaTheme="minorHAns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6E1F6F"/>
    <w:rPr>
      <w:rFonts w:ascii="Segoe UI" w:hAnsi="Segoe UI" w:cs="Segoe UI"/>
      <w:sz w:val="18"/>
      <w:szCs w:val="18"/>
    </w:rPr>
  </w:style>
  <w:style w:type="character" w:styleId="CommentReference">
    <w:name w:val="annotation reference"/>
    <w:basedOn w:val="DefaultParagraphFont"/>
    <w:uiPriority w:val="99"/>
    <w:semiHidden/>
    <w:unhideWhenUsed/>
    <w:rsid w:val="006E1F6F"/>
    <w:rPr>
      <w:sz w:val="16"/>
      <w:szCs w:val="16"/>
    </w:rPr>
  </w:style>
  <w:style w:type="paragraph" w:styleId="CommentText">
    <w:name w:val="annotation text"/>
    <w:basedOn w:val="Normal"/>
    <w:link w:val="CommentTextChar"/>
    <w:uiPriority w:val="99"/>
    <w:semiHidden/>
    <w:unhideWhenUsed/>
    <w:rsid w:val="006E1F6F"/>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6E1F6F"/>
    <w:rPr>
      <w:sz w:val="20"/>
      <w:szCs w:val="20"/>
    </w:rPr>
  </w:style>
  <w:style w:type="paragraph" w:styleId="CommentSubject">
    <w:name w:val="annotation subject"/>
    <w:basedOn w:val="CommentText"/>
    <w:next w:val="CommentText"/>
    <w:link w:val="CommentSubjectChar"/>
    <w:uiPriority w:val="99"/>
    <w:semiHidden/>
    <w:unhideWhenUsed/>
    <w:rsid w:val="006E1F6F"/>
    <w:rPr>
      <w:b/>
      <w:bCs/>
    </w:rPr>
  </w:style>
  <w:style w:type="character" w:customStyle="1" w:styleId="CommentSubjectChar">
    <w:name w:val="Comment Subject Char"/>
    <w:basedOn w:val="CommentTextChar"/>
    <w:link w:val="CommentSubject"/>
    <w:uiPriority w:val="99"/>
    <w:semiHidden/>
    <w:rsid w:val="006E1F6F"/>
    <w:rPr>
      <w:b/>
      <w:bCs/>
      <w:sz w:val="20"/>
      <w:szCs w:val="20"/>
    </w:rPr>
  </w:style>
  <w:style w:type="paragraph" w:customStyle="1" w:styleId="EndNoteBibliographyTitle">
    <w:name w:val="EndNote Bibliography Title"/>
    <w:basedOn w:val="Normal"/>
    <w:link w:val="EndNoteBibliographyTitleChar"/>
    <w:rsid w:val="0011029E"/>
    <w:pPr>
      <w:jc w:val="center"/>
    </w:pPr>
    <w:rPr>
      <w:rFonts w:ascii="Aptos" w:eastAsiaTheme="minorHAnsi" w:hAnsi="Aptos" w:cstheme="minorBidi"/>
      <w:noProof/>
      <w:kern w:val="2"/>
      <w14:ligatures w14:val="standardContextual"/>
    </w:rPr>
  </w:style>
  <w:style w:type="character" w:customStyle="1" w:styleId="EndNoteBibliographyTitleChar">
    <w:name w:val="EndNote Bibliography Title Char"/>
    <w:basedOn w:val="DefaultParagraphFont"/>
    <w:link w:val="EndNoteBibliographyTitle"/>
    <w:rsid w:val="0011029E"/>
    <w:rPr>
      <w:rFonts w:ascii="Aptos" w:hAnsi="Aptos"/>
      <w:noProof/>
    </w:rPr>
  </w:style>
  <w:style w:type="paragraph" w:customStyle="1" w:styleId="EndNoteBibliography">
    <w:name w:val="EndNote Bibliography"/>
    <w:basedOn w:val="Normal"/>
    <w:link w:val="EndNoteBibliographyChar"/>
    <w:rsid w:val="0011029E"/>
    <w:rPr>
      <w:rFonts w:ascii="Aptos" w:eastAsiaTheme="minorHAnsi" w:hAnsi="Aptos" w:cstheme="minorBidi"/>
      <w:noProof/>
      <w:kern w:val="2"/>
      <w14:ligatures w14:val="standardContextual"/>
    </w:rPr>
  </w:style>
  <w:style w:type="character" w:customStyle="1" w:styleId="EndNoteBibliographyChar">
    <w:name w:val="EndNote Bibliography Char"/>
    <w:basedOn w:val="DefaultParagraphFont"/>
    <w:link w:val="EndNoteBibliography"/>
    <w:rsid w:val="0011029E"/>
    <w:rPr>
      <w:rFonts w:ascii="Aptos" w:hAnsi="Aptos"/>
      <w:noProof/>
    </w:rPr>
  </w:style>
  <w:style w:type="character" w:styleId="FollowedHyperlink">
    <w:name w:val="FollowedHyperlink"/>
    <w:basedOn w:val="DefaultParagraphFont"/>
    <w:uiPriority w:val="99"/>
    <w:semiHidden/>
    <w:unhideWhenUsed/>
    <w:rsid w:val="005E0B35"/>
    <w:rPr>
      <w:color w:val="96607D" w:themeColor="followedHyperlink"/>
      <w:u w:val="single"/>
    </w:rPr>
  </w:style>
  <w:style w:type="paragraph" w:styleId="Revision">
    <w:name w:val="Revision"/>
    <w:hidden/>
    <w:uiPriority w:val="99"/>
    <w:semiHidden/>
    <w:rsid w:val="00672901"/>
    <w:pPr>
      <w:spacing w:after="0" w:line="240" w:lineRule="auto"/>
    </w:pPr>
  </w:style>
  <w:style w:type="character" w:styleId="UnresolvedMention">
    <w:name w:val="Unresolved Mention"/>
    <w:basedOn w:val="DefaultParagraphFont"/>
    <w:uiPriority w:val="99"/>
    <w:semiHidden/>
    <w:unhideWhenUsed/>
    <w:rsid w:val="005B1620"/>
    <w:rPr>
      <w:color w:val="605E5C"/>
      <w:shd w:val="clear" w:color="auto" w:fill="E1DFDD"/>
    </w:rPr>
  </w:style>
  <w:style w:type="character" w:styleId="LineNumber">
    <w:name w:val="line number"/>
    <w:basedOn w:val="DefaultParagraphFont"/>
    <w:uiPriority w:val="99"/>
    <w:semiHidden/>
    <w:unhideWhenUsed/>
    <w:rsid w:val="00B728DD"/>
  </w:style>
  <w:style w:type="paragraph" w:styleId="Footer">
    <w:name w:val="footer"/>
    <w:basedOn w:val="Normal"/>
    <w:link w:val="FooterChar"/>
    <w:uiPriority w:val="99"/>
    <w:unhideWhenUsed/>
    <w:rsid w:val="00787A89"/>
    <w:pPr>
      <w:tabs>
        <w:tab w:val="center" w:pos="4680"/>
        <w:tab w:val="right" w:pos="9360"/>
      </w:tabs>
    </w:pPr>
  </w:style>
  <w:style w:type="character" w:customStyle="1" w:styleId="FooterChar">
    <w:name w:val="Footer Char"/>
    <w:basedOn w:val="DefaultParagraphFont"/>
    <w:link w:val="Footer"/>
    <w:uiPriority w:val="99"/>
    <w:rsid w:val="00787A8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87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26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41</Pages>
  <Words>11002</Words>
  <Characters>62713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12</cp:revision>
  <cp:lastPrinted>2025-09-08T11:53:00Z</cp:lastPrinted>
  <dcterms:created xsi:type="dcterms:W3CDTF">2026-02-04T12:31:00Z</dcterms:created>
  <dcterms:modified xsi:type="dcterms:W3CDTF">2026-02-05T15:53:00Z</dcterms:modified>
</cp:coreProperties>
</file>